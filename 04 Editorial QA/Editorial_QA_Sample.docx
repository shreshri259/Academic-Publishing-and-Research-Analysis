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2A2A" w14:textId="29321B2B" w:rsidR="00796A0D" w:rsidRPr="0048709C" w:rsidRDefault="00796A0D" w:rsidP="0048709C">
      <w:pPr>
        <w:pStyle w:val="Title"/>
        <w:rPr>
          <w:rFonts w:ascii="Lato" w:hAnsi="Lato" w:cs="Lato"/>
          <w:color w:val="000000" w:themeColor="text1"/>
          <w:sz w:val="36"/>
          <w:szCs w:val="36"/>
        </w:rPr>
      </w:pPr>
      <w:r w:rsidRPr="0048709C">
        <w:rPr>
          <w:rFonts w:ascii="Lato" w:hAnsi="Lato" w:cs="Lato"/>
          <w:color w:val="000000" w:themeColor="text1"/>
          <w:sz w:val="32"/>
          <w:szCs w:val="32"/>
        </w:rPr>
        <w:t>ACADEMIC PUBLISHING &amp; RESEARCH ANALYSIS</w:t>
      </w:r>
    </w:p>
    <w:p w14:paraId="0D95E85D" w14:textId="462C3676" w:rsidR="00796A0D" w:rsidRDefault="00B20E21" w:rsidP="00DC4E0C">
      <w:pPr>
        <w:jc w:val="both"/>
        <w:rPr>
          <w:rFonts w:ascii="Lato" w:eastAsiaTheme="majorEastAsia" w:hAnsi="Lato" w:cs="Lato"/>
          <w:b/>
          <w:bCs/>
          <w:color w:val="000000" w:themeColor="text1"/>
          <w:sz w:val="28"/>
          <w:szCs w:val="28"/>
          <w:u w:val="single"/>
        </w:rPr>
      </w:pPr>
      <w:r w:rsidRPr="0048709C">
        <w:rPr>
          <w:rFonts w:ascii="Lato" w:eastAsiaTheme="majorEastAsia" w:hAnsi="Lato" w:cs="Lato"/>
          <w:b/>
          <w:bCs/>
          <w:color w:val="000000" w:themeColor="text1"/>
          <w:sz w:val="28"/>
          <w:szCs w:val="28"/>
          <w:u w:val="single"/>
        </w:rPr>
        <w:t>Editorial Quality Assurance Sample</w:t>
      </w:r>
    </w:p>
    <w:p w14:paraId="4877DED3" w14:textId="77777777" w:rsidR="0048709C" w:rsidRPr="0048709C" w:rsidRDefault="0048709C" w:rsidP="00DC4E0C">
      <w:pPr>
        <w:jc w:val="both"/>
        <w:rPr>
          <w:rFonts w:ascii="Lato" w:hAnsi="Lato" w:cs="Lato"/>
          <w:color w:val="000000" w:themeColor="text1"/>
          <w:sz w:val="16"/>
          <w:szCs w:val="16"/>
        </w:rPr>
      </w:pPr>
    </w:p>
    <w:p w14:paraId="58D1456A" w14:textId="61368691" w:rsidR="00796A0D" w:rsidRPr="0048709C" w:rsidRDefault="00B20E21" w:rsidP="00DC4E0C">
      <w:pPr>
        <w:jc w:val="both"/>
        <w:rPr>
          <w:rFonts w:ascii="Lato" w:hAnsi="Lato" w:cs="Lato"/>
          <w:color w:val="000000" w:themeColor="text1"/>
        </w:rPr>
      </w:pPr>
      <w:r w:rsidRPr="0048709C">
        <w:rPr>
          <w:rFonts w:ascii="Lato" w:hAnsi="Lato" w:cs="Lato"/>
          <w:b/>
          <w:bCs/>
          <w:color w:val="000000" w:themeColor="text1"/>
        </w:rPr>
        <w:t xml:space="preserve">Source </w:t>
      </w:r>
      <w:r w:rsidR="00796A0D" w:rsidRPr="0048709C">
        <w:rPr>
          <w:rFonts w:ascii="Lato" w:hAnsi="Lato" w:cs="Lato"/>
          <w:b/>
          <w:bCs/>
          <w:color w:val="000000" w:themeColor="text1"/>
        </w:rPr>
        <w:t>Article</w:t>
      </w:r>
      <w:r w:rsidR="00892EAF">
        <w:rPr>
          <w:rFonts w:ascii="Lato" w:hAnsi="Lato" w:cs="Lato"/>
          <w:b/>
          <w:bCs/>
          <w:color w:val="000000" w:themeColor="text1"/>
        </w:rPr>
        <w:tab/>
      </w:r>
      <w:r w:rsidR="00892EAF">
        <w:rPr>
          <w:rFonts w:ascii="Lato" w:hAnsi="Lato" w:cs="Lato"/>
          <w:b/>
          <w:bCs/>
          <w:color w:val="000000" w:themeColor="text1"/>
        </w:rPr>
        <w:tab/>
      </w:r>
      <w:r w:rsidR="00796A0D" w:rsidRPr="0048709C">
        <w:rPr>
          <w:rFonts w:ascii="Lato" w:hAnsi="Lato" w:cs="Lato"/>
          <w:b/>
          <w:bCs/>
          <w:color w:val="000000" w:themeColor="text1"/>
        </w:rPr>
        <w:t>:</w:t>
      </w:r>
      <w:r w:rsidR="00796A0D" w:rsidRPr="0048709C">
        <w:rPr>
          <w:rFonts w:ascii="Lato" w:hAnsi="Lato" w:cs="Lato"/>
          <w:color w:val="000000" w:themeColor="text1"/>
        </w:rPr>
        <w:t xml:space="preserve"> An in-depth analysis of nucleation and growth mechanism of </w:t>
      </w:r>
      <w:proofErr w:type="spellStart"/>
      <w:r w:rsidR="00796A0D" w:rsidRPr="0048709C">
        <w:rPr>
          <w:rFonts w:ascii="Lato" w:hAnsi="Lato" w:cs="Lato"/>
          <w:color w:val="000000" w:themeColor="text1"/>
        </w:rPr>
        <w:t>CdS</w:t>
      </w:r>
      <w:proofErr w:type="spellEnd"/>
      <w:r w:rsidR="00796A0D" w:rsidRPr="0048709C">
        <w:rPr>
          <w:rFonts w:ascii="Lato" w:hAnsi="Lato" w:cs="Lato"/>
          <w:color w:val="000000" w:themeColor="text1"/>
        </w:rPr>
        <w:t xml:space="preserve"> thin film synthesized by chemical bath deposition (CBD) technique</w:t>
      </w:r>
    </w:p>
    <w:p w14:paraId="5B7F989E" w14:textId="2BF1F829" w:rsidR="00B20E21" w:rsidRPr="0048709C" w:rsidRDefault="00B20E21" w:rsidP="00DC4E0C">
      <w:pPr>
        <w:jc w:val="both"/>
        <w:rPr>
          <w:rFonts w:ascii="Lato" w:hAnsi="Lato" w:cs="Lato"/>
          <w:color w:val="000000" w:themeColor="text1"/>
        </w:rPr>
      </w:pPr>
      <w:r w:rsidRPr="0048709C">
        <w:rPr>
          <w:rFonts w:ascii="Lato" w:hAnsi="Lato" w:cs="Lato"/>
          <w:b/>
          <w:bCs/>
          <w:color w:val="000000" w:themeColor="text1"/>
        </w:rPr>
        <w:t>Source</w:t>
      </w:r>
      <w:r w:rsidR="00892EAF">
        <w:rPr>
          <w:rFonts w:ascii="Lato" w:hAnsi="Lato" w:cs="Lato"/>
          <w:b/>
          <w:bCs/>
          <w:color w:val="000000" w:themeColor="text1"/>
        </w:rPr>
        <w:tab/>
      </w:r>
      <w:r w:rsidR="00892EAF">
        <w:rPr>
          <w:rFonts w:ascii="Lato" w:hAnsi="Lato" w:cs="Lato"/>
          <w:b/>
          <w:bCs/>
          <w:color w:val="000000" w:themeColor="text1"/>
        </w:rPr>
        <w:tab/>
      </w:r>
      <w:r w:rsidR="00892EAF">
        <w:rPr>
          <w:rFonts w:ascii="Lato" w:hAnsi="Lato" w:cs="Lato"/>
          <w:b/>
          <w:bCs/>
          <w:color w:val="000000" w:themeColor="text1"/>
        </w:rPr>
        <w:tab/>
      </w:r>
      <w:r w:rsidR="00796A0D" w:rsidRPr="0048709C">
        <w:rPr>
          <w:rFonts w:ascii="Lato" w:hAnsi="Lato" w:cs="Lato"/>
          <w:b/>
          <w:bCs/>
          <w:color w:val="000000" w:themeColor="text1"/>
        </w:rPr>
        <w:t>:</w:t>
      </w:r>
      <w:r w:rsidR="00796A0D" w:rsidRPr="0048709C">
        <w:rPr>
          <w:rFonts w:ascii="Lato" w:hAnsi="Lato" w:cs="Lato"/>
          <w:color w:val="000000" w:themeColor="text1"/>
        </w:rPr>
        <w:t xml:space="preserve"> Scientific Reports</w:t>
      </w:r>
      <w:r w:rsidRPr="0048709C">
        <w:rPr>
          <w:rFonts w:ascii="Lato" w:hAnsi="Lato" w:cs="Lato"/>
          <w:color w:val="000000" w:themeColor="text1"/>
        </w:rPr>
        <w:t xml:space="preserve"> (2022)</w:t>
      </w:r>
    </w:p>
    <w:p w14:paraId="55F39705" w14:textId="7CCA0F16" w:rsidR="00B20E21" w:rsidRPr="0048709C" w:rsidRDefault="00B20E21" w:rsidP="00DC4E0C">
      <w:pPr>
        <w:jc w:val="both"/>
        <w:rPr>
          <w:rFonts w:ascii="Lato" w:hAnsi="Lato" w:cs="Lato"/>
          <w:color w:val="000000" w:themeColor="text1"/>
        </w:rPr>
      </w:pPr>
      <w:r w:rsidRPr="0048709C">
        <w:rPr>
          <w:rFonts w:ascii="Lato" w:hAnsi="Lato" w:cs="Lato"/>
          <w:b/>
          <w:bCs/>
          <w:color w:val="000000" w:themeColor="text1"/>
        </w:rPr>
        <w:t>Section Reviewed</w:t>
      </w:r>
      <w:r w:rsidR="00892EAF">
        <w:rPr>
          <w:rFonts w:ascii="Lato" w:hAnsi="Lato" w:cs="Lato"/>
          <w:b/>
          <w:bCs/>
          <w:color w:val="000000" w:themeColor="text1"/>
        </w:rPr>
        <w:tab/>
      </w:r>
      <w:r w:rsidRPr="0048709C">
        <w:rPr>
          <w:rFonts w:ascii="Lato" w:hAnsi="Lato" w:cs="Lato"/>
          <w:b/>
          <w:bCs/>
          <w:color w:val="000000" w:themeColor="text1"/>
        </w:rPr>
        <w:t xml:space="preserve">: </w:t>
      </w:r>
      <w:r w:rsidRPr="0048709C">
        <w:rPr>
          <w:rFonts w:ascii="Lato" w:hAnsi="Lato" w:cs="Lato"/>
          <w:color w:val="000000" w:themeColor="text1"/>
        </w:rPr>
        <w:t>Introduction</w:t>
      </w:r>
    </w:p>
    <w:p w14:paraId="5F62D9B8" w14:textId="63D9767D" w:rsidR="00B20E21" w:rsidRPr="0048709C" w:rsidRDefault="00B20E21" w:rsidP="00DC4E0C">
      <w:pPr>
        <w:jc w:val="both"/>
        <w:rPr>
          <w:rFonts w:ascii="Lato" w:hAnsi="Lato" w:cs="Lato"/>
          <w:color w:val="000000" w:themeColor="text1"/>
        </w:rPr>
      </w:pPr>
      <w:r w:rsidRPr="0048709C">
        <w:rPr>
          <w:rFonts w:ascii="Lato" w:hAnsi="Lato" w:cs="Lato"/>
          <w:b/>
          <w:bCs/>
          <w:color w:val="000000" w:themeColor="text1"/>
        </w:rPr>
        <w:t>Review Focus</w:t>
      </w:r>
      <w:r w:rsidR="00892EAF">
        <w:rPr>
          <w:rFonts w:ascii="Lato" w:hAnsi="Lato" w:cs="Lato"/>
          <w:b/>
          <w:bCs/>
          <w:color w:val="000000" w:themeColor="text1"/>
        </w:rPr>
        <w:tab/>
      </w:r>
      <w:r w:rsidR="00892EAF">
        <w:rPr>
          <w:rFonts w:ascii="Lato" w:hAnsi="Lato" w:cs="Lato"/>
          <w:b/>
          <w:bCs/>
          <w:color w:val="000000" w:themeColor="text1"/>
        </w:rPr>
        <w:tab/>
      </w:r>
      <w:r w:rsidRPr="0048709C">
        <w:rPr>
          <w:rFonts w:ascii="Lato" w:hAnsi="Lato" w:cs="Lato"/>
          <w:b/>
          <w:bCs/>
          <w:color w:val="000000" w:themeColor="text1"/>
        </w:rPr>
        <w:t>:</w:t>
      </w:r>
      <w:r w:rsidRPr="0048709C">
        <w:rPr>
          <w:rFonts w:ascii="Lato" w:hAnsi="Lato" w:cs="Lato"/>
          <w:color w:val="000000" w:themeColor="text1"/>
        </w:rPr>
        <w:t xml:space="preserve"> Language | Grammar | Terminology | Consistency | Formatting</w:t>
      </w:r>
    </w:p>
    <w:p w14:paraId="4499156B" w14:textId="01E3926B" w:rsidR="00796A0D" w:rsidRPr="0048709C" w:rsidRDefault="00796A0D" w:rsidP="00DC4E0C">
      <w:pPr>
        <w:jc w:val="both"/>
        <w:rPr>
          <w:rFonts w:ascii="Lato" w:hAnsi="Lato" w:cs="Lato"/>
          <w:color w:val="000000" w:themeColor="text1"/>
        </w:rPr>
      </w:pPr>
      <w:r w:rsidRPr="0048709C">
        <w:rPr>
          <w:rFonts w:ascii="Lato" w:hAnsi="Lato" w:cs="Lato"/>
          <w:b/>
          <w:bCs/>
          <w:color w:val="000000" w:themeColor="text1"/>
        </w:rPr>
        <w:t>Prepared by</w:t>
      </w:r>
      <w:r w:rsidR="00892EAF">
        <w:rPr>
          <w:rFonts w:ascii="Lato" w:hAnsi="Lato" w:cs="Lato"/>
          <w:b/>
          <w:bCs/>
          <w:color w:val="000000" w:themeColor="text1"/>
        </w:rPr>
        <w:tab/>
      </w:r>
      <w:r w:rsidR="00892EAF">
        <w:rPr>
          <w:rFonts w:ascii="Lato" w:hAnsi="Lato" w:cs="Lato"/>
          <w:b/>
          <w:bCs/>
          <w:color w:val="000000" w:themeColor="text1"/>
        </w:rPr>
        <w:tab/>
      </w:r>
      <w:r w:rsidRPr="0048709C">
        <w:rPr>
          <w:rFonts w:ascii="Lato" w:hAnsi="Lato" w:cs="Lato"/>
          <w:b/>
          <w:bCs/>
          <w:color w:val="000000" w:themeColor="text1"/>
        </w:rPr>
        <w:t>:</w:t>
      </w:r>
      <w:r w:rsidRPr="0048709C">
        <w:rPr>
          <w:rFonts w:ascii="Lato" w:hAnsi="Lato" w:cs="Lato"/>
          <w:color w:val="000000" w:themeColor="text1"/>
        </w:rPr>
        <w:t xml:space="preserve"> Shreyas Shriwastav</w:t>
      </w:r>
    </w:p>
    <w:p w14:paraId="47093048" w14:textId="77777777" w:rsidR="00892EAF" w:rsidRPr="00892EAF" w:rsidRDefault="00892EAF" w:rsidP="00DC4E0C">
      <w:pPr>
        <w:jc w:val="both"/>
        <w:rPr>
          <w:rFonts w:ascii="Lato" w:hAnsi="Lato" w:cs="Lato"/>
          <w:sz w:val="20"/>
          <w:szCs w:val="20"/>
        </w:rPr>
      </w:pPr>
    </w:p>
    <w:p w14:paraId="0B71F1DD" w14:textId="10CB93EF" w:rsidR="00B20E21" w:rsidRPr="00892EAF" w:rsidRDefault="00B20E21" w:rsidP="00DC4E0C">
      <w:pPr>
        <w:jc w:val="both"/>
        <w:rPr>
          <w:rFonts w:ascii="Lato" w:hAnsi="Lato" w:cs="Lato"/>
          <w:sz w:val="20"/>
          <w:szCs w:val="20"/>
        </w:rPr>
      </w:pPr>
      <w:r w:rsidRPr="00892EAF">
        <w:rPr>
          <w:rFonts w:ascii="Lato" w:hAnsi="Lato" w:cs="Lato"/>
          <w:sz w:val="20"/>
          <w:szCs w:val="20"/>
        </w:rPr>
        <w:t>It is well-known that transferring a chemical process from its analytical modelling stage to actual synthesis is rather difficult. This can be attributed to the fact that the metal nanoparticles can spontaneously coagulate and aggregate together owing to their highly dispersed state, and hence, have to be stabilised</w:t>
      </w:r>
      <w:r w:rsidRPr="00892EAF">
        <w:rPr>
          <w:rFonts w:ascii="Lato" w:hAnsi="Lato" w:cs="Lato"/>
          <w:sz w:val="20"/>
          <w:szCs w:val="20"/>
          <w:vertAlign w:val="superscript"/>
        </w:rPr>
        <w:t>1,2</w:t>
      </w:r>
      <w:r w:rsidRPr="00892EAF">
        <w:rPr>
          <w:rFonts w:ascii="Lato" w:hAnsi="Lato" w:cs="Lato"/>
          <w:sz w:val="20"/>
          <w:szCs w:val="20"/>
        </w:rPr>
        <w:t xml:space="preserve">. Many researchers have determined the effect of using bifunctional bridging ligands on the quantum dots for developing a defined and more rigid system. In this study, we have proposed a new technique, wherein we used a bifunctional linker molecule for selectively attaching the pre-synthesised metal chalcogenide </w:t>
      </w:r>
      <w:commentRangeStart w:id="0"/>
      <w:r w:rsidRPr="00892EAF">
        <w:rPr>
          <w:rFonts w:ascii="Lato" w:hAnsi="Lato" w:cs="Lato"/>
          <w:sz w:val="20"/>
          <w:szCs w:val="20"/>
        </w:rPr>
        <w:t>QD</w:t>
      </w:r>
      <w:commentRangeEnd w:id="0"/>
      <w:r w:rsidR="0044562A" w:rsidRPr="00892EAF">
        <w:rPr>
          <w:rStyle w:val="CommentReference"/>
          <w:sz w:val="14"/>
          <w:szCs w:val="14"/>
        </w:rPr>
        <w:commentReference w:id="0"/>
      </w:r>
      <w:r w:rsidRPr="00892EAF">
        <w:rPr>
          <w:rFonts w:ascii="Lato" w:hAnsi="Lato" w:cs="Lato"/>
          <w:sz w:val="20"/>
          <w:szCs w:val="20"/>
        </w:rPr>
        <w:t xml:space="preserve">s (e.g., </w:t>
      </w:r>
      <w:proofErr w:type="spellStart"/>
      <w:r w:rsidRPr="00892EAF">
        <w:rPr>
          <w:rFonts w:ascii="Lato" w:hAnsi="Lato" w:cs="Lato"/>
          <w:sz w:val="20"/>
          <w:szCs w:val="20"/>
        </w:rPr>
        <w:t>CdS</w:t>
      </w:r>
      <w:proofErr w:type="spellEnd"/>
      <w:r w:rsidRPr="00892EAF">
        <w:rPr>
          <w:rFonts w:ascii="Lato" w:hAnsi="Lato" w:cs="Lato"/>
          <w:sz w:val="20"/>
          <w:szCs w:val="20"/>
        </w:rPr>
        <w:t xml:space="preserve">, </w:t>
      </w:r>
      <w:proofErr w:type="spellStart"/>
      <w:r w:rsidRPr="00892EAF">
        <w:rPr>
          <w:rFonts w:ascii="Lato" w:hAnsi="Lato" w:cs="Lato"/>
          <w:sz w:val="20"/>
          <w:szCs w:val="20"/>
        </w:rPr>
        <w:t>CdSe</w:t>
      </w:r>
      <w:proofErr w:type="spellEnd"/>
      <w:r w:rsidRPr="00892EAF">
        <w:rPr>
          <w:rFonts w:ascii="Lato" w:hAnsi="Lato" w:cs="Lato"/>
          <w:sz w:val="20"/>
          <w:szCs w:val="20"/>
        </w:rPr>
        <w:t xml:space="preserve">) to the oxide surfaces (e.g., TiO2 or </w:t>
      </w:r>
      <w:proofErr w:type="spellStart"/>
      <w:r w:rsidRPr="00892EAF">
        <w:rPr>
          <w:rFonts w:ascii="Lato" w:hAnsi="Lato" w:cs="Lato"/>
          <w:sz w:val="20"/>
          <w:szCs w:val="20"/>
        </w:rPr>
        <w:t>ZnO</w:t>
      </w:r>
      <w:proofErr w:type="spellEnd"/>
      <w:r w:rsidRPr="00892EAF">
        <w:rPr>
          <w:rFonts w:ascii="Lato" w:hAnsi="Lato" w:cs="Lato"/>
          <w:sz w:val="20"/>
          <w:szCs w:val="20"/>
        </w:rPr>
        <w:t>). Thus, this technique allowed better sub-monolayer coverage with a minimum particle aggregation. This helped in accurately controlling the size and spectral absorption properties of these QDs</w:t>
      </w:r>
      <w:r w:rsidRPr="00892EAF">
        <w:rPr>
          <w:rFonts w:ascii="Lato" w:hAnsi="Lato" w:cs="Lato"/>
          <w:sz w:val="20"/>
          <w:szCs w:val="20"/>
          <w:vertAlign w:val="superscript"/>
        </w:rPr>
        <w:t>3</w:t>
      </w:r>
      <w:r w:rsidRPr="00892EAF">
        <w:rPr>
          <w:rFonts w:ascii="Lato" w:hAnsi="Lato" w:cs="Lato"/>
          <w:sz w:val="20"/>
          <w:szCs w:val="20"/>
        </w:rPr>
        <w:t xml:space="preserve">. Some earlier reports showed that the </w:t>
      </w:r>
      <w:commentRangeStart w:id="1"/>
      <w:r w:rsidRPr="00892EAF">
        <w:rPr>
          <w:rFonts w:ascii="Lato" w:hAnsi="Lato" w:cs="Lato"/>
          <w:sz w:val="20"/>
          <w:szCs w:val="20"/>
        </w:rPr>
        <w:t xml:space="preserve">semiconductor molecules such as </w:t>
      </w:r>
      <w:proofErr w:type="spellStart"/>
      <w:r w:rsidRPr="00892EAF">
        <w:rPr>
          <w:rFonts w:ascii="Lato" w:hAnsi="Lato" w:cs="Lato"/>
          <w:sz w:val="20"/>
          <w:szCs w:val="20"/>
        </w:rPr>
        <w:t>CdS</w:t>
      </w:r>
      <w:proofErr w:type="spellEnd"/>
      <w:r w:rsidRPr="00892EAF">
        <w:rPr>
          <w:rFonts w:ascii="Lato" w:hAnsi="Lato" w:cs="Lato"/>
          <w:sz w:val="20"/>
          <w:szCs w:val="20"/>
        </w:rPr>
        <w:t xml:space="preserve"> was </w:t>
      </w:r>
      <w:commentRangeEnd w:id="1"/>
      <w:r w:rsidR="00B76315">
        <w:rPr>
          <w:rStyle w:val="CommentReference"/>
        </w:rPr>
        <w:commentReference w:id="1"/>
      </w:r>
      <w:r w:rsidRPr="00892EAF">
        <w:rPr>
          <w:rFonts w:ascii="Lato" w:hAnsi="Lato" w:cs="Lato"/>
          <w:sz w:val="20"/>
          <w:szCs w:val="20"/>
        </w:rPr>
        <w:t xml:space="preserve">a </w:t>
      </w:r>
      <w:commentRangeStart w:id="2"/>
      <w:r w:rsidRPr="00892EAF">
        <w:rPr>
          <w:rFonts w:ascii="Lato" w:hAnsi="Lato" w:cs="Lato"/>
          <w:sz w:val="20"/>
          <w:szCs w:val="20"/>
        </w:rPr>
        <w:t>prospective</w:t>
      </w:r>
      <w:commentRangeEnd w:id="2"/>
      <w:r w:rsidR="00D37166" w:rsidRPr="00892EAF">
        <w:rPr>
          <w:rStyle w:val="CommentReference"/>
          <w:sz w:val="14"/>
          <w:szCs w:val="14"/>
        </w:rPr>
        <w:commentReference w:id="2"/>
      </w:r>
      <w:r w:rsidRPr="00892EAF">
        <w:rPr>
          <w:rFonts w:ascii="Lato" w:hAnsi="Lato" w:cs="Lato"/>
          <w:sz w:val="20"/>
          <w:szCs w:val="20"/>
        </w:rPr>
        <w:t xml:space="preserve"> buffer layer that could be employed as typical n-type heterojunction partners in current and upcoming thin-film PV devices</w:t>
      </w:r>
      <w:ins w:id="3" w:author="Shreyas Shriwastav" w:date="2026-09-30T14:49:00Z" w16du:dateUtc="2026-09-30T09:19:00Z">
        <w:r w:rsidR="00420B2C" w:rsidRPr="00892EAF">
          <w:rPr>
            <w:rFonts w:ascii="Lato" w:hAnsi="Lato" w:cs="Lato"/>
            <w:sz w:val="20"/>
            <w:szCs w:val="20"/>
          </w:rPr>
          <w:t>. This is</w:t>
        </w:r>
      </w:ins>
      <w:r w:rsidRPr="00892EAF">
        <w:rPr>
          <w:rFonts w:ascii="Lato" w:hAnsi="Lato" w:cs="Lato"/>
          <w:sz w:val="20"/>
          <w:szCs w:val="20"/>
        </w:rPr>
        <w:t xml:space="preserve"> </w:t>
      </w:r>
      <w:commentRangeStart w:id="4"/>
      <w:r w:rsidRPr="00892EAF">
        <w:rPr>
          <w:rFonts w:ascii="Lato" w:hAnsi="Lato" w:cs="Lato"/>
          <w:sz w:val="20"/>
          <w:szCs w:val="20"/>
        </w:rPr>
        <w:t>due to its direct bandgap transition (E</w:t>
      </w:r>
      <w:r w:rsidR="00764254" w:rsidRPr="00892EAF">
        <w:rPr>
          <w:sz w:val="20"/>
          <w:szCs w:val="20"/>
        </w:rPr>
        <w:t>g</w:t>
      </w:r>
      <w:r w:rsidRPr="00892EAF">
        <w:rPr>
          <w:rFonts w:ascii="Lato" w:hAnsi="Lato" w:cs="Lato"/>
          <w:sz w:val="20"/>
          <w:szCs w:val="20"/>
        </w:rPr>
        <w:t xml:space="preserve"> 2.4 eV), transparency, n-type conductivity, and a direct bandgap transition high electron affinity (4.2 eV)</w:t>
      </w:r>
      <w:r w:rsidRPr="00892EAF">
        <w:rPr>
          <w:rFonts w:ascii="Lato" w:hAnsi="Lato" w:cs="Lato"/>
          <w:sz w:val="20"/>
          <w:szCs w:val="20"/>
          <w:vertAlign w:val="superscript"/>
        </w:rPr>
        <w:t>4</w:t>
      </w:r>
      <w:commentRangeEnd w:id="4"/>
      <w:r w:rsidR="00AD48B6">
        <w:rPr>
          <w:rStyle w:val="CommentReference"/>
        </w:rPr>
        <w:commentReference w:id="4"/>
      </w:r>
      <w:r w:rsidRPr="00892EAF">
        <w:rPr>
          <w:rFonts w:ascii="Lato" w:hAnsi="Lato" w:cs="Lato"/>
          <w:sz w:val="20"/>
          <w:szCs w:val="20"/>
        </w:rPr>
        <w:t xml:space="preserve">. In order to improve the </w:t>
      </w:r>
      <w:proofErr w:type="spellStart"/>
      <w:r w:rsidRPr="00892EAF">
        <w:rPr>
          <w:rFonts w:ascii="Lato" w:hAnsi="Lato" w:cs="Lato"/>
          <w:sz w:val="20"/>
          <w:szCs w:val="20"/>
        </w:rPr>
        <w:t>CdS</w:t>
      </w:r>
      <w:proofErr w:type="spellEnd"/>
      <w:r w:rsidRPr="00892EAF">
        <w:rPr>
          <w:rFonts w:ascii="Lato" w:hAnsi="Lato" w:cs="Lato"/>
          <w:sz w:val="20"/>
          <w:szCs w:val="20"/>
        </w:rPr>
        <w:t xml:space="preserve"> thin film characterization, we took advantage of the QDs and attempted to stabilise the </w:t>
      </w:r>
      <w:proofErr w:type="spellStart"/>
      <w:r w:rsidRPr="00892EAF">
        <w:rPr>
          <w:rFonts w:ascii="Lato" w:hAnsi="Lato" w:cs="Lato"/>
          <w:sz w:val="20"/>
          <w:szCs w:val="20"/>
        </w:rPr>
        <w:t>CdS</w:t>
      </w:r>
      <w:proofErr w:type="spellEnd"/>
      <w:r w:rsidRPr="00892EAF">
        <w:rPr>
          <w:rFonts w:ascii="Lato" w:hAnsi="Lato" w:cs="Lato"/>
          <w:sz w:val="20"/>
          <w:szCs w:val="20"/>
        </w:rPr>
        <w:t xml:space="preserve"> </w:t>
      </w:r>
      <w:commentRangeStart w:id="5"/>
      <w:r w:rsidRPr="00892EAF">
        <w:rPr>
          <w:rFonts w:ascii="Lato" w:hAnsi="Lato" w:cs="Lato"/>
          <w:sz w:val="20"/>
          <w:szCs w:val="20"/>
        </w:rPr>
        <w:t>nanocrystal</w:t>
      </w:r>
      <w:commentRangeEnd w:id="5"/>
      <w:r w:rsidR="0044562A" w:rsidRPr="00892EAF">
        <w:rPr>
          <w:rStyle w:val="CommentReference"/>
          <w:sz w:val="14"/>
          <w:szCs w:val="14"/>
        </w:rPr>
        <w:commentReference w:id="5"/>
      </w:r>
      <w:r w:rsidRPr="00892EAF">
        <w:rPr>
          <w:rFonts w:ascii="Lato" w:hAnsi="Lato" w:cs="Lato"/>
          <w:sz w:val="20"/>
          <w:szCs w:val="20"/>
        </w:rPr>
        <w:t xml:space="preserve"> thin film surfaces via the use of appropriate organic compounds known as capping agents. These might be used throughout the synthesis process and attach to the particle surfaces; as a result, the growth of the particles would be decelerated, and aggregation would be avoided. In addition to the prevention of the nanoparticle aggregation, any modification to the metal surfaces by the organic ligands can affect the QD properties such as electrical conductivity and the </w:t>
      </w:r>
      <w:del w:id="6" w:author="Shreyas Shriwastav" w:date="2026-09-30T13:25:00Z" w16du:dateUtc="2026-09-30T07:55:00Z">
        <w:r w:rsidRPr="00892EAF" w:rsidDel="00DC4E0C">
          <w:rPr>
            <w:rFonts w:ascii="Lato" w:hAnsi="Lato" w:cs="Lato"/>
            <w:sz w:val="20"/>
            <w:szCs w:val="20"/>
          </w:rPr>
          <w:delText>PhotoLuminescence</w:delText>
        </w:r>
      </w:del>
      <w:ins w:id="7" w:author="Shreyas Shriwastav" w:date="2026-09-30T13:25:00Z" w16du:dateUtc="2026-09-30T07:55:00Z">
        <w:r w:rsidR="00DC4E0C" w:rsidRPr="00892EAF">
          <w:rPr>
            <w:rFonts w:ascii="Lato" w:hAnsi="Lato" w:cs="Lato"/>
            <w:sz w:val="20"/>
            <w:szCs w:val="20"/>
          </w:rPr>
          <w:t>Photoluminescence</w:t>
        </w:r>
      </w:ins>
      <w:r w:rsidRPr="00892EAF">
        <w:rPr>
          <w:rFonts w:ascii="Lato" w:hAnsi="Lato" w:cs="Lato"/>
          <w:sz w:val="20"/>
          <w:szCs w:val="20"/>
        </w:rPr>
        <w:t xml:space="preserve"> (PL).</w:t>
      </w:r>
    </w:p>
    <w:p w14:paraId="57E60F03" w14:textId="77777777" w:rsidR="00A62B82" w:rsidRPr="00892EAF" w:rsidRDefault="00B20E21" w:rsidP="00DC4E0C">
      <w:pPr>
        <w:jc w:val="both"/>
        <w:rPr>
          <w:rFonts w:ascii="Lato" w:hAnsi="Lato" w:cs="Lato"/>
          <w:sz w:val="20"/>
          <w:szCs w:val="20"/>
        </w:rPr>
      </w:pPr>
      <w:r w:rsidRPr="00892EAF">
        <w:rPr>
          <w:rFonts w:ascii="Lato" w:hAnsi="Lato" w:cs="Lato"/>
          <w:sz w:val="20"/>
          <w:szCs w:val="20"/>
        </w:rPr>
        <w:t xml:space="preserve">Since the dynamics of photogenerated excitons are impacted by the electronic states in the surrounding environment, such as ligands, </w:t>
      </w:r>
      <w:commentRangeStart w:id="8"/>
      <w:r w:rsidRPr="00892EAF">
        <w:rPr>
          <w:rFonts w:ascii="Lato" w:hAnsi="Lato" w:cs="Lato"/>
          <w:sz w:val="20"/>
          <w:szCs w:val="20"/>
        </w:rPr>
        <w:t>this may be explained by the higher carrier transfer rate between the QDs as a result of the ligand exchange</w:t>
      </w:r>
      <w:r w:rsidRPr="00892EAF">
        <w:rPr>
          <w:rFonts w:ascii="Lato" w:hAnsi="Lato" w:cs="Lato"/>
          <w:sz w:val="20"/>
          <w:szCs w:val="20"/>
          <w:vertAlign w:val="superscript"/>
        </w:rPr>
        <w:t>5</w:t>
      </w:r>
      <w:commentRangeEnd w:id="8"/>
      <w:r w:rsidR="00901C0E" w:rsidRPr="00892EAF">
        <w:rPr>
          <w:rStyle w:val="CommentReference"/>
          <w:sz w:val="14"/>
          <w:szCs w:val="14"/>
        </w:rPr>
        <w:commentReference w:id="8"/>
      </w:r>
      <w:r w:rsidRPr="00892EAF">
        <w:rPr>
          <w:rFonts w:ascii="Lato" w:hAnsi="Lato" w:cs="Lato"/>
          <w:sz w:val="20"/>
          <w:szCs w:val="20"/>
        </w:rPr>
        <w:t>. In a related report, Kovalenko et al. (2009) noticed that when they employed molecular metal chalcogenide surface ligands nearby to the QDs, they were capable of maintaining the size-dependent optical absorption characteristics of the molecules while considerably improving the electron mobility</w:t>
      </w:r>
      <w:r w:rsidRPr="00892EAF">
        <w:rPr>
          <w:rFonts w:ascii="Lato" w:hAnsi="Lato" w:cs="Lato"/>
          <w:sz w:val="20"/>
          <w:szCs w:val="20"/>
          <w:vertAlign w:val="superscript"/>
        </w:rPr>
        <w:t>6</w:t>
      </w:r>
      <w:r w:rsidRPr="00892EAF">
        <w:rPr>
          <w:rFonts w:ascii="Lato" w:hAnsi="Lato" w:cs="Lato"/>
          <w:sz w:val="20"/>
          <w:szCs w:val="20"/>
        </w:rPr>
        <w:t>.</w:t>
      </w:r>
    </w:p>
    <w:p w14:paraId="799644FB" w14:textId="2CEAB868" w:rsidR="00A62B82" w:rsidRPr="00892EAF" w:rsidRDefault="00B20E21" w:rsidP="00DC4E0C">
      <w:pPr>
        <w:jc w:val="both"/>
        <w:rPr>
          <w:rFonts w:ascii="Lato" w:hAnsi="Lato" w:cs="Lato"/>
          <w:sz w:val="20"/>
          <w:szCs w:val="20"/>
        </w:rPr>
      </w:pPr>
      <w:r w:rsidRPr="00892EAF">
        <w:rPr>
          <w:rFonts w:ascii="Lato" w:hAnsi="Lato" w:cs="Lato"/>
          <w:sz w:val="20"/>
          <w:szCs w:val="20"/>
        </w:rPr>
        <w:t>Ligands also play a vital role and affect the shape, size, growth mechanism, crystal structure and electron transfer reactions</w:t>
      </w:r>
      <w:r w:rsidRPr="00892EAF">
        <w:rPr>
          <w:rFonts w:ascii="Lato" w:hAnsi="Lato" w:cs="Lato"/>
          <w:sz w:val="20"/>
          <w:szCs w:val="20"/>
          <w:vertAlign w:val="superscript"/>
        </w:rPr>
        <w:t>7–10</w:t>
      </w:r>
      <w:r w:rsidRPr="00892EAF">
        <w:rPr>
          <w:rFonts w:ascii="Lato" w:hAnsi="Lato" w:cs="Lato"/>
          <w:sz w:val="20"/>
          <w:szCs w:val="20"/>
        </w:rPr>
        <w:t>. In their study, Yu et</w:t>
      </w:r>
      <w:del w:id="9" w:author="Shreyas Shriwastav" w:date="2026-09-30T13:30:00Z" w16du:dateUtc="2026-09-30T08:00:00Z">
        <w:r w:rsidRPr="00892EAF" w:rsidDel="00D316E8">
          <w:rPr>
            <w:rFonts w:ascii="Lato" w:hAnsi="Lato" w:cs="Lato"/>
            <w:sz w:val="20"/>
            <w:szCs w:val="20"/>
          </w:rPr>
          <w:delText>.</w:delText>
        </w:r>
      </w:del>
      <w:r w:rsidRPr="00892EAF">
        <w:rPr>
          <w:rFonts w:ascii="Lato" w:hAnsi="Lato" w:cs="Lato"/>
          <w:sz w:val="20"/>
          <w:szCs w:val="20"/>
        </w:rPr>
        <w:t xml:space="preserve"> al</w:t>
      </w:r>
      <w:ins w:id="10" w:author="Shreyas Shriwastav" w:date="2026-09-30T13:30:00Z" w16du:dateUtc="2026-09-30T08:00:00Z">
        <w:r w:rsidR="00D316E8" w:rsidRPr="00892EAF">
          <w:rPr>
            <w:rFonts w:ascii="Lato" w:hAnsi="Lato" w:cs="Lato"/>
            <w:sz w:val="20"/>
            <w:szCs w:val="20"/>
          </w:rPr>
          <w:t>.</w:t>
        </w:r>
      </w:ins>
      <w:r w:rsidRPr="00892EAF">
        <w:rPr>
          <w:rFonts w:ascii="Lato" w:hAnsi="Lato" w:cs="Lato"/>
          <w:sz w:val="20"/>
          <w:szCs w:val="20"/>
        </w:rPr>
        <w:t xml:space="preserve"> (2012)</w:t>
      </w:r>
      <w:r w:rsidRPr="00892EAF">
        <w:rPr>
          <w:rFonts w:ascii="Lato" w:hAnsi="Lato" w:cs="Lato"/>
          <w:sz w:val="20"/>
          <w:szCs w:val="20"/>
          <w:vertAlign w:val="superscript"/>
        </w:rPr>
        <w:t>11</w:t>
      </w:r>
      <w:r w:rsidRPr="00892EAF">
        <w:rPr>
          <w:rFonts w:ascii="Lato" w:hAnsi="Lato" w:cs="Lato"/>
          <w:sz w:val="20"/>
          <w:szCs w:val="20"/>
        </w:rPr>
        <w:t xml:space="preserve"> suggested the in-situ Linker-Assisted Chemical Bath Deposition (LACBD) method for achieving photostable </w:t>
      </w:r>
      <w:proofErr w:type="spellStart"/>
      <w:r w:rsidRPr="00892EAF">
        <w:rPr>
          <w:rFonts w:ascii="Lato" w:hAnsi="Lato" w:cs="Lato"/>
          <w:sz w:val="20"/>
          <w:szCs w:val="20"/>
        </w:rPr>
        <w:t>CdSe</w:t>
      </w:r>
      <w:proofErr w:type="spellEnd"/>
      <w:r w:rsidRPr="00892EAF">
        <w:rPr>
          <w:rFonts w:ascii="Lato" w:hAnsi="Lato" w:cs="Lato"/>
          <w:sz w:val="20"/>
          <w:szCs w:val="20"/>
        </w:rPr>
        <w:t>/</w:t>
      </w:r>
      <w:proofErr w:type="spellStart"/>
      <w:r w:rsidRPr="00892EAF">
        <w:rPr>
          <w:rFonts w:ascii="Lato" w:hAnsi="Lato" w:cs="Lato"/>
          <w:sz w:val="20"/>
          <w:szCs w:val="20"/>
        </w:rPr>
        <w:t>CdS</w:t>
      </w:r>
      <w:proofErr w:type="spellEnd"/>
      <w:r w:rsidRPr="00892EAF">
        <w:rPr>
          <w:rFonts w:ascii="Lato" w:hAnsi="Lato" w:cs="Lato"/>
          <w:sz w:val="20"/>
          <w:szCs w:val="20"/>
        </w:rPr>
        <w:t xml:space="preserve"> QD-sensitized TiO2 surfaces utilising a bifunctional modifier, i.e., </w:t>
      </w:r>
      <w:del w:id="11" w:author="Shreyas Shriwastav" w:date="2026-09-30T19:03:00Z" w16du:dateUtc="2026-09-30T13:33:00Z">
        <w:r w:rsidRPr="00892EAF" w:rsidDel="00B76315">
          <w:rPr>
            <w:rFonts w:ascii="Lato" w:hAnsi="Lato" w:cs="Lato"/>
            <w:sz w:val="20"/>
            <w:szCs w:val="20"/>
          </w:rPr>
          <w:delText xml:space="preserve">ThioGlycolic </w:delText>
        </w:r>
      </w:del>
      <w:ins w:id="12" w:author="Shreyas Shriwastav" w:date="2026-09-30T19:03:00Z" w16du:dateUtc="2026-09-30T13:33:00Z">
        <w:r w:rsidR="00B76315" w:rsidRPr="00892EAF">
          <w:rPr>
            <w:rFonts w:ascii="Lato" w:hAnsi="Lato" w:cs="Lato"/>
            <w:sz w:val="20"/>
            <w:szCs w:val="20"/>
          </w:rPr>
          <w:t>Thio</w:t>
        </w:r>
        <w:r w:rsidR="00B76315">
          <w:rPr>
            <w:rFonts w:ascii="Lato" w:hAnsi="Lato" w:cs="Lato"/>
            <w:sz w:val="20"/>
            <w:szCs w:val="20"/>
          </w:rPr>
          <w:t>g</w:t>
        </w:r>
        <w:r w:rsidR="00B76315" w:rsidRPr="00892EAF">
          <w:rPr>
            <w:rFonts w:ascii="Lato" w:hAnsi="Lato" w:cs="Lato"/>
            <w:sz w:val="20"/>
            <w:szCs w:val="20"/>
          </w:rPr>
          <w:t xml:space="preserve">lycolic </w:t>
        </w:r>
      </w:ins>
      <w:r w:rsidRPr="00892EAF">
        <w:rPr>
          <w:rFonts w:ascii="Lato" w:hAnsi="Lato" w:cs="Lato"/>
          <w:sz w:val="20"/>
          <w:szCs w:val="20"/>
        </w:rPr>
        <w:t xml:space="preserve">Acid (TGA). Due to the stabilising nature of the TGA, the QDs </w:t>
      </w:r>
      <w:commentRangeStart w:id="13"/>
      <w:r w:rsidRPr="00892EAF">
        <w:rPr>
          <w:rFonts w:ascii="Lato" w:hAnsi="Lato" w:cs="Lato"/>
          <w:sz w:val="20"/>
          <w:szCs w:val="20"/>
        </w:rPr>
        <w:t>synthesised</w:t>
      </w:r>
      <w:commentRangeEnd w:id="13"/>
      <w:r w:rsidR="00135BD6">
        <w:rPr>
          <w:rStyle w:val="CommentReference"/>
        </w:rPr>
        <w:commentReference w:id="13"/>
      </w:r>
      <w:r w:rsidRPr="00892EAF">
        <w:rPr>
          <w:rFonts w:ascii="Lato" w:hAnsi="Lato" w:cs="Lato"/>
          <w:sz w:val="20"/>
          <w:szCs w:val="20"/>
        </w:rPr>
        <w:t xml:space="preserve"> using this method were smaller </w:t>
      </w:r>
      <w:del w:id="14" w:author="Shreyas Shriwastav" w:date="2026-09-30T13:32:00Z" w16du:dateUtc="2026-09-30T08:02:00Z">
        <w:r w:rsidRPr="00892EAF" w:rsidDel="00D316E8">
          <w:rPr>
            <w:rFonts w:ascii="Lato" w:hAnsi="Lato" w:cs="Lato"/>
            <w:sz w:val="20"/>
            <w:szCs w:val="20"/>
          </w:rPr>
          <w:delText xml:space="preserve">in size </w:delText>
        </w:r>
      </w:del>
      <w:r w:rsidRPr="00892EAF">
        <w:rPr>
          <w:rFonts w:ascii="Lato" w:hAnsi="Lato" w:cs="Lato"/>
          <w:sz w:val="20"/>
          <w:szCs w:val="20"/>
        </w:rPr>
        <w:t xml:space="preserve">and had a narrower size distribution than those synthesized using the conventional CBD method. </w:t>
      </w:r>
      <w:commentRangeStart w:id="15"/>
      <w:r w:rsidRPr="00892EAF">
        <w:rPr>
          <w:rFonts w:ascii="Lato" w:hAnsi="Lato" w:cs="Lato"/>
          <w:sz w:val="20"/>
          <w:szCs w:val="20"/>
        </w:rPr>
        <w:t>Until recently</w:t>
      </w:r>
      <w:commentRangeEnd w:id="15"/>
      <w:r w:rsidR="001A13D2" w:rsidRPr="00892EAF">
        <w:rPr>
          <w:rStyle w:val="CommentReference"/>
          <w:sz w:val="14"/>
          <w:szCs w:val="14"/>
        </w:rPr>
        <w:commentReference w:id="15"/>
      </w:r>
      <w:r w:rsidRPr="00892EAF">
        <w:rPr>
          <w:rFonts w:ascii="Lato" w:hAnsi="Lato" w:cs="Lato"/>
          <w:sz w:val="20"/>
          <w:szCs w:val="20"/>
        </w:rPr>
        <w:t>, thiols were regarded as the most effective ligands for directing the growth and nucleation of II-VI semiconductor nanocrystals</w:t>
      </w:r>
      <w:r w:rsidRPr="00892EAF">
        <w:rPr>
          <w:rFonts w:ascii="Lato" w:hAnsi="Lato" w:cs="Lato"/>
          <w:sz w:val="20"/>
          <w:szCs w:val="20"/>
          <w:vertAlign w:val="superscript"/>
        </w:rPr>
        <w:t>12</w:t>
      </w:r>
      <w:r w:rsidRPr="00892EAF">
        <w:rPr>
          <w:rFonts w:ascii="Lato" w:hAnsi="Lato" w:cs="Lato"/>
          <w:sz w:val="20"/>
          <w:szCs w:val="20"/>
        </w:rPr>
        <w:t xml:space="preserve">. Among the many thiol-based ligands, those containing a </w:t>
      </w:r>
      <w:proofErr w:type="spellStart"/>
      <w:r w:rsidRPr="00892EAF">
        <w:rPr>
          <w:rFonts w:ascii="Lato" w:hAnsi="Lato" w:cs="Lato"/>
          <w:sz w:val="20"/>
          <w:szCs w:val="20"/>
        </w:rPr>
        <w:t>mercapto</w:t>
      </w:r>
      <w:proofErr w:type="spellEnd"/>
      <w:r w:rsidRPr="00892EAF">
        <w:rPr>
          <w:rFonts w:ascii="Lato" w:hAnsi="Lato" w:cs="Lato"/>
          <w:sz w:val="20"/>
          <w:szCs w:val="20"/>
        </w:rPr>
        <w:t xml:space="preserve">-group and one carboxyl group attached to an alkyl chain have been used most commonly. It is observed that 3-Mercaptopropionic Acid (MPA) is an organic molecule having two functional groups. The coordination between one or both of these functional groups and the nanoparticle surfaces has two advantages: (1) Passivation of the dangling </w:t>
      </w:r>
      <w:r w:rsidRPr="00892EAF">
        <w:rPr>
          <w:rFonts w:ascii="Lato" w:hAnsi="Lato" w:cs="Lato"/>
          <w:sz w:val="20"/>
          <w:szCs w:val="20"/>
        </w:rPr>
        <w:lastRenderedPageBreak/>
        <w:t>bonds to the nanoparticle surface; and (2) Protection of nanoparticles and inhibition of their attraction to one another, which prevents aggregation.</w:t>
      </w:r>
    </w:p>
    <w:p w14:paraId="7550DFA1" w14:textId="08F6DDBB" w:rsidR="00A62B82" w:rsidRPr="00892EAF" w:rsidRDefault="00B20E21" w:rsidP="00DC4E0C">
      <w:pPr>
        <w:jc w:val="both"/>
        <w:rPr>
          <w:rFonts w:ascii="Lato" w:hAnsi="Lato" w:cs="Lato"/>
          <w:sz w:val="20"/>
          <w:szCs w:val="20"/>
        </w:rPr>
      </w:pPr>
      <w:r w:rsidRPr="00892EAF">
        <w:rPr>
          <w:rFonts w:ascii="Lato" w:hAnsi="Lato" w:cs="Lato"/>
          <w:sz w:val="20"/>
          <w:szCs w:val="20"/>
        </w:rPr>
        <w:t>MPA is a preferred ligand because its use resulted in a low-density mid-gap state, which enables the capture of charge carriers across long distances beyond their depletion region</w:t>
      </w:r>
      <w:r w:rsidRPr="00892EAF">
        <w:rPr>
          <w:rFonts w:ascii="Lato" w:hAnsi="Lato" w:cs="Lato"/>
          <w:sz w:val="20"/>
          <w:szCs w:val="20"/>
          <w:vertAlign w:val="superscript"/>
        </w:rPr>
        <w:t>13</w:t>
      </w:r>
      <w:r w:rsidRPr="00892EAF">
        <w:rPr>
          <w:rFonts w:ascii="Lato" w:hAnsi="Lato" w:cs="Lato"/>
          <w:sz w:val="20"/>
          <w:szCs w:val="20"/>
        </w:rPr>
        <w:t xml:space="preserve">. Regarding the usage of </w:t>
      </w:r>
      <w:proofErr w:type="spellStart"/>
      <w:r w:rsidRPr="00892EAF">
        <w:rPr>
          <w:rFonts w:ascii="Lato" w:hAnsi="Lato" w:cs="Lato"/>
          <w:sz w:val="20"/>
          <w:szCs w:val="20"/>
        </w:rPr>
        <w:t>CdS</w:t>
      </w:r>
      <w:proofErr w:type="spellEnd"/>
      <w:r w:rsidRPr="00892EAF">
        <w:rPr>
          <w:rFonts w:ascii="Lato" w:hAnsi="Lato" w:cs="Lato"/>
          <w:sz w:val="20"/>
          <w:szCs w:val="20"/>
        </w:rPr>
        <w:t xml:space="preserve"> films as a buffer layer, it has been noted that these films </w:t>
      </w:r>
      <w:commentRangeStart w:id="16"/>
      <w:r w:rsidRPr="00892EAF">
        <w:rPr>
          <w:rFonts w:ascii="Lato" w:hAnsi="Lato" w:cs="Lato"/>
          <w:sz w:val="20"/>
          <w:szCs w:val="20"/>
        </w:rPr>
        <w:t>must be very thin</w:t>
      </w:r>
      <w:commentRangeEnd w:id="16"/>
      <w:r w:rsidR="0043501A" w:rsidRPr="00892EAF">
        <w:rPr>
          <w:rStyle w:val="CommentReference"/>
          <w:sz w:val="14"/>
          <w:szCs w:val="14"/>
        </w:rPr>
        <w:commentReference w:id="16"/>
      </w:r>
      <w:del w:id="17" w:author="Shreyas Shriwastav" w:date="2026-09-30T13:34:00Z" w16du:dateUtc="2026-09-30T08:04:00Z">
        <w:r w:rsidRPr="00892EAF" w:rsidDel="00D316E8">
          <w:rPr>
            <w:rFonts w:ascii="Lato" w:hAnsi="Lato" w:cs="Lato"/>
            <w:sz w:val="20"/>
            <w:szCs w:val="20"/>
          </w:rPr>
          <w:delText xml:space="preserve"> in</w:delText>
        </w:r>
      </w:del>
      <w:r w:rsidRPr="00892EAF">
        <w:rPr>
          <w:rFonts w:ascii="Lato" w:hAnsi="Lato" w:cs="Lato"/>
          <w:sz w:val="20"/>
          <w:szCs w:val="20"/>
        </w:rPr>
        <w:t xml:space="preserve"> in order to maintain low series resistance and high photon transmission. </w:t>
      </w:r>
      <w:commentRangeStart w:id="18"/>
      <w:r w:rsidRPr="00892EAF">
        <w:rPr>
          <w:rFonts w:ascii="Lato" w:hAnsi="Lato" w:cs="Lato"/>
          <w:sz w:val="20"/>
          <w:szCs w:val="20"/>
        </w:rPr>
        <w:t>This permitted the optimization of minority carrier transport.</w:t>
      </w:r>
      <w:commentRangeEnd w:id="18"/>
      <w:r w:rsidR="00DC3ADD">
        <w:rPr>
          <w:rStyle w:val="CommentReference"/>
        </w:rPr>
        <w:commentReference w:id="18"/>
      </w:r>
      <w:r w:rsidRPr="00892EAF">
        <w:rPr>
          <w:rFonts w:ascii="Lato" w:hAnsi="Lato" w:cs="Lato"/>
          <w:sz w:val="20"/>
          <w:szCs w:val="20"/>
        </w:rPr>
        <w:t xml:space="preserve"> Nonetheless, thicker</w:t>
      </w:r>
      <w:r w:rsidR="00A62B82" w:rsidRPr="00892EAF">
        <w:rPr>
          <w:rFonts w:ascii="Lato" w:hAnsi="Lato" w:cs="Lato"/>
          <w:sz w:val="20"/>
          <w:szCs w:val="20"/>
        </w:rPr>
        <w:t xml:space="preserve"> </w:t>
      </w:r>
      <w:proofErr w:type="spellStart"/>
      <w:r w:rsidRPr="00892EAF">
        <w:rPr>
          <w:rFonts w:ascii="Lato" w:hAnsi="Lato" w:cs="Lato"/>
          <w:sz w:val="20"/>
          <w:szCs w:val="20"/>
        </w:rPr>
        <w:t>CdS</w:t>
      </w:r>
      <w:proofErr w:type="spellEnd"/>
      <w:r w:rsidRPr="00892EAF">
        <w:rPr>
          <w:rFonts w:ascii="Lato" w:hAnsi="Lato" w:cs="Lato"/>
          <w:sz w:val="20"/>
          <w:szCs w:val="20"/>
        </w:rPr>
        <w:t xml:space="preserve"> films induced a Schottky barrier effect and enhanced minority carrier transmission</w:t>
      </w:r>
      <w:r w:rsidRPr="00892EAF">
        <w:rPr>
          <w:rFonts w:ascii="Lato" w:hAnsi="Lato" w:cs="Lato"/>
          <w:sz w:val="20"/>
          <w:szCs w:val="20"/>
          <w:vertAlign w:val="superscript"/>
        </w:rPr>
        <w:t>14</w:t>
      </w:r>
      <w:r w:rsidRPr="00892EAF">
        <w:rPr>
          <w:rFonts w:ascii="Lato" w:hAnsi="Lato" w:cs="Lato"/>
          <w:sz w:val="20"/>
          <w:szCs w:val="20"/>
        </w:rPr>
        <w:t>. Doping semiconductors after the incorporation of acceptors or donors into the crystal lattice was a conventional strategy for</w:t>
      </w:r>
      <w:r w:rsidR="00A62B82" w:rsidRPr="00892EAF">
        <w:rPr>
          <w:rFonts w:ascii="Lato" w:hAnsi="Lato" w:cs="Lato"/>
          <w:sz w:val="20"/>
          <w:szCs w:val="20"/>
        </w:rPr>
        <w:t xml:space="preserve"> </w:t>
      </w:r>
      <w:r w:rsidRPr="00892EAF">
        <w:rPr>
          <w:rFonts w:ascii="Lato" w:hAnsi="Lato" w:cs="Lato"/>
          <w:sz w:val="20"/>
          <w:szCs w:val="20"/>
        </w:rPr>
        <w:t>reducing electrical resistivity</w:t>
      </w:r>
      <w:r w:rsidRPr="00892EAF">
        <w:rPr>
          <w:rFonts w:ascii="Lato" w:hAnsi="Lato" w:cs="Lato"/>
          <w:sz w:val="20"/>
          <w:szCs w:val="20"/>
          <w:vertAlign w:val="superscript"/>
        </w:rPr>
        <w:t>15</w:t>
      </w:r>
      <w:r w:rsidRPr="00892EAF">
        <w:rPr>
          <w:rFonts w:ascii="Lato" w:hAnsi="Lato" w:cs="Lato"/>
          <w:sz w:val="20"/>
          <w:szCs w:val="20"/>
        </w:rPr>
        <w:t>. This doping may be accomplished utilising an in-situ chemical method during</w:t>
      </w:r>
      <w:r w:rsidR="00A62B82" w:rsidRPr="00892EAF">
        <w:rPr>
          <w:rFonts w:ascii="Lato" w:hAnsi="Lato" w:cs="Lato"/>
          <w:sz w:val="20"/>
          <w:szCs w:val="20"/>
        </w:rPr>
        <w:t xml:space="preserve"> </w:t>
      </w:r>
      <w:r w:rsidRPr="00892EAF">
        <w:rPr>
          <w:rFonts w:ascii="Lato" w:hAnsi="Lato" w:cs="Lato"/>
          <w:sz w:val="20"/>
          <w:szCs w:val="20"/>
        </w:rPr>
        <w:t>crystal formation, in which a particular volume of a salt solution containing doping atoms was introduced to the</w:t>
      </w:r>
      <w:r w:rsidR="00A62B82" w:rsidRPr="00892EAF">
        <w:rPr>
          <w:rFonts w:ascii="Lato" w:hAnsi="Lato" w:cs="Lato"/>
          <w:sz w:val="20"/>
          <w:szCs w:val="20"/>
        </w:rPr>
        <w:t xml:space="preserve"> </w:t>
      </w:r>
      <w:r w:rsidRPr="00892EAF">
        <w:rPr>
          <w:rFonts w:ascii="Lato" w:hAnsi="Lato" w:cs="Lato"/>
          <w:sz w:val="20"/>
          <w:szCs w:val="20"/>
        </w:rPr>
        <w:t>reaction solution without affecting the crystal lattice structure. Numerous researchers have tried to examine and</w:t>
      </w:r>
      <w:r w:rsidR="00A62B82" w:rsidRPr="00892EAF">
        <w:rPr>
          <w:rFonts w:ascii="Lato" w:hAnsi="Lato" w:cs="Lato"/>
          <w:sz w:val="20"/>
          <w:szCs w:val="20"/>
        </w:rPr>
        <w:t xml:space="preserve"> </w:t>
      </w:r>
      <w:r w:rsidRPr="00892EAF">
        <w:rPr>
          <w:rFonts w:ascii="Lato" w:hAnsi="Lato" w:cs="Lato"/>
          <w:sz w:val="20"/>
          <w:szCs w:val="20"/>
        </w:rPr>
        <w:t xml:space="preserve">design a modified </w:t>
      </w:r>
      <w:proofErr w:type="spellStart"/>
      <w:r w:rsidRPr="00892EAF">
        <w:rPr>
          <w:rFonts w:ascii="Lato" w:hAnsi="Lato" w:cs="Lato"/>
          <w:sz w:val="20"/>
          <w:szCs w:val="20"/>
        </w:rPr>
        <w:t>CdS</w:t>
      </w:r>
      <w:proofErr w:type="spellEnd"/>
      <w:r w:rsidRPr="00892EAF">
        <w:rPr>
          <w:rFonts w:ascii="Lato" w:hAnsi="Lato" w:cs="Lato"/>
          <w:sz w:val="20"/>
          <w:szCs w:val="20"/>
        </w:rPr>
        <w:t xml:space="preserve"> bandgap over the last few years by identifying point defects and doping techniques that</w:t>
      </w:r>
      <w:r w:rsidR="00A62B82" w:rsidRPr="00892EAF">
        <w:rPr>
          <w:rFonts w:ascii="Lato" w:hAnsi="Lato" w:cs="Lato"/>
          <w:sz w:val="20"/>
          <w:szCs w:val="20"/>
        </w:rPr>
        <w:t xml:space="preserve"> </w:t>
      </w:r>
      <w:r w:rsidRPr="00892EAF">
        <w:rPr>
          <w:rFonts w:ascii="Lato" w:hAnsi="Lato" w:cs="Lato"/>
          <w:sz w:val="20"/>
          <w:szCs w:val="20"/>
        </w:rPr>
        <w:t xml:space="preserve">increase the absorption of incident light. Popular doping elements for </w:t>
      </w:r>
      <w:proofErr w:type="spellStart"/>
      <w:r w:rsidRPr="00892EAF">
        <w:rPr>
          <w:rFonts w:ascii="Lato" w:hAnsi="Lato" w:cs="Lato"/>
          <w:sz w:val="20"/>
          <w:szCs w:val="20"/>
        </w:rPr>
        <w:t>CdS</w:t>
      </w:r>
      <w:proofErr w:type="spellEnd"/>
      <w:r w:rsidRPr="00892EAF">
        <w:rPr>
          <w:rFonts w:ascii="Lato" w:hAnsi="Lato" w:cs="Lato"/>
          <w:sz w:val="20"/>
          <w:szCs w:val="20"/>
        </w:rPr>
        <w:t xml:space="preserve"> films included indium, tin, copper,</w:t>
      </w:r>
      <w:r w:rsidR="00A62B82" w:rsidRPr="00892EAF">
        <w:rPr>
          <w:rFonts w:ascii="Lato" w:hAnsi="Lato" w:cs="Lato"/>
          <w:sz w:val="20"/>
          <w:szCs w:val="20"/>
        </w:rPr>
        <w:t xml:space="preserve"> </w:t>
      </w:r>
      <w:r w:rsidRPr="00892EAF">
        <w:rPr>
          <w:rFonts w:ascii="Lato" w:hAnsi="Lato" w:cs="Lato"/>
          <w:sz w:val="20"/>
          <w:szCs w:val="20"/>
        </w:rPr>
        <w:t>gallium, aluminium, and magnesium</w:t>
      </w:r>
      <w:r w:rsidRPr="00892EAF">
        <w:rPr>
          <w:rFonts w:ascii="Lato" w:hAnsi="Lato" w:cs="Lato"/>
          <w:sz w:val="20"/>
          <w:szCs w:val="20"/>
          <w:vertAlign w:val="superscript"/>
        </w:rPr>
        <w:t>15–20</w:t>
      </w:r>
      <w:r w:rsidRPr="00892EAF">
        <w:rPr>
          <w:rFonts w:ascii="Lato" w:hAnsi="Lato" w:cs="Lato"/>
          <w:sz w:val="20"/>
          <w:szCs w:val="20"/>
        </w:rPr>
        <w:t>.</w:t>
      </w:r>
    </w:p>
    <w:p w14:paraId="3CDBBA7F" w14:textId="6F360910" w:rsidR="00A62B82" w:rsidRPr="00892EAF" w:rsidRDefault="00B20E21" w:rsidP="00DC4E0C">
      <w:pPr>
        <w:jc w:val="both"/>
        <w:rPr>
          <w:rFonts w:ascii="Lato" w:hAnsi="Lato" w:cs="Lato"/>
          <w:sz w:val="20"/>
          <w:szCs w:val="20"/>
        </w:rPr>
      </w:pPr>
      <w:r w:rsidRPr="00892EAF">
        <w:rPr>
          <w:rFonts w:ascii="Lato" w:hAnsi="Lato" w:cs="Lato"/>
          <w:sz w:val="20"/>
          <w:szCs w:val="20"/>
        </w:rPr>
        <w:t>Silver (Ag) was a Group I element that enhanced the electrical characteristics of (II-VI) semiconductors by</w:t>
      </w:r>
      <w:r w:rsidR="00A62B82" w:rsidRPr="00892EAF">
        <w:rPr>
          <w:rFonts w:ascii="Lato" w:hAnsi="Lato" w:cs="Lato"/>
          <w:sz w:val="20"/>
          <w:szCs w:val="20"/>
        </w:rPr>
        <w:t xml:space="preserve"> </w:t>
      </w:r>
      <w:r w:rsidRPr="00892EAF">
        <w:rPr>
          <w:rFonts w:ascii="Lato" w:hAnsi="Lato" w:cs="Lato"/>
          <w:sz w:val="20"/>
          <w:szCs w:val="20"/>
        </w:rPr>
        <w:t xml:space="preserve">acting as a donor dopant. This doping atom could be introduced into </w:t>
      </w:r>
      <w:proofErr w:type="spellStart"/>
      <w:r w:rsidRPr="00892EAF">
        <w:rPr>
          <w:rFonts w:ascii="Lato" w:hAnsi="Lato" w:cs="Lato"/>
          <w:sz w:val="20"/>
          <w:szCs w:val="20"/>
        </w:rPr>
        <w:t>CdS</w:t>
      </w:r>
      <w:proofErr w:type="spellEnd"/>
      <w:r w:rsidRPr="00892EAF">
        <w:rPr>
          <w:rFonts w:ascii="Lato" w:hAnsi="Lato" w:cs="Lato"/>
          <w:sz w:val="20"/>
          <w:szCs w:val="20"/>
        </w:rPr>
        <w:t xml:space="preserve"> nanoparticles without changing the</w:t>
      </w:r>
      <w:r w:rsidR="00A62B82" w:rsidRPr="00892EAF">
        <w:rPr>
          <w:rFonts w:ascii="Lato" w:hAnsi="Lato" w:cs="Lato"/>
          <w:sz w:val="20"/>
          <w:szCs w:val="20"/>
        </w:rPr>
        <w:t xml:space="preserve"> </w:t>
      </w:r>
      <w:r w:rsidRPr="00892EAF">
        <w:rPr>
          <w:rFonts w:ascii="Lato" w:hAnsi="Lato" w:cs="Lato"/>
          <w:sz w:val="20"/>
          <w:szCs w:val="20"/>
        </w:rPr>
        <w:t>crystal lattice structure of the nanoparticles. The observed potential difference between the conduction band of</w:t>
      </w:r>
      <w:r w:rsidR="00A62B82" w:rsidRPr="00892EAF">
        <w:rPr>
          <w:rFonts w:ascii="Lato" w:hAnsi="Lato" w:cs="Lato"/>
          <w:sz w:val="20"/>
          <w:szCs w:val="20"/>
        </w:rPr>
        <w:t xml:space="preserve"> </w:t>
      </w:r>
      <w:proofErr w:type="spellStart"/>
      <w:r w:rsidRPr="00892EAF">
        <w:rPr>
          <w:rFonts w:ascii="Lato" w:hAnsi="Lato" w:cs="Lato"/>
          <w:sz w:val="20"/>
          <w:szCs w:val="20"/>
        </w:rPr>
        <w:t>CdS</w:t>
      </w:r>
      <w:proofErr w:type="spellEnd"/>
      <w:r w:rsidRPr="00892EAF">
        <w:rPr>
          <w:rFonts w:ascii="Lato" w:hAnsi="Lato" w:cs="Lato"/>
          <w:sz w:val="20"/>
          <w:szCs w:val="20"/>
        </w:rPr>
        <w:t xml:space="preserve"> and the Fermi level of Ag promoted electron transfer between the doped material and the semiconductor</w:t>
      </w:r>
      <w:r w:rsidR="00A62B82" w:rsidRPr="00892EAF">
        <w:rPr>
          <w:rFonts w:ascii="Lato" w:hAnsi="Lato" w:cs="Lato"/>
          <w:sz w:val="20"/>
          <w:szCs w:val="20"/>
        </w:rPr>
        <w:t xml:space="preserve"> </w:t>
      </w:r>
      <w:r w:rsidRPr="00892EAF">
        <w:rPr>
          <w:rFonts w:ascii="Lato" w:hAnsi="Lato" w:cs="Lato"/>
          <w:sz w:val="20"/>
          <w:szCs w:val="20"/>
        </w:rPr>
        <w:t>matrix</w:t>
      </w:r>
      <w:r w:rsidRPr="00892EAF">
        <w:rPr>
          <w:rFonts w:ascii="Lato" w:hAnsi="Lato" w:cs="Lato"/>
          <w:sz w:val="20"/>
          <w:szCs w:val="20"/>
          <w:vertAlign w:val="superscript"/>
        </w:rPr>
        <w:t>21</w:t>
      </w:r>
      <w:r w:rsidRPr="00892EAF">
        <w:rPr>
          <w:rFonts w:ascii="Lato" w:hAnsi="Lato" w:cs="Lato"/>
          <w:sz w:val="20"/>
          <w:szCs w:val="20"/>
        </w:rPr>
        <w:t>. Sergio et al. (2014) observed that the roughness and bandgap energy increased with increasing Ag</w:t>
      </w:r>
      <w:r w:rsidR="00A62B82" w:rsidRPr="00892EAF">
        <w:rPr>
          <w:rFonts w:ascii="Lato" w:hAnsi="Lato" w:cs="Lato"/>
          <w:sz w:val="20"/>
          <w:szCs w:val="20"/>
        </w:rPr>
        <w:t xml:space="preserve"> </w:t>
      </w:r>
      <w:r w:rsidRPr="00892EAF">
        <w:rPr>
          <w:rFonts w:ascii="Lato" w:hAnsi="Lato" w:cs="Lato"/>
          <w:sz w:val="20"/>
          <w:szCs w:val="20"/>
        </w:rPr>
        <w:t>concentration, up to Cd depletion. The subsequent formation of silver sulphide (Ag2S) resulted in a reduction</w:t>
      </w:r>
      <w:r w:rsidR="00A62B82" w:rsidRPr="00892EAF">
        <w:rPr>
          <w:rFonts w:ascii="Lato" w:hAnsi="Lato" w:cs="Lato"/>
          <w:sz w:val="20"/>
          <w:szCs w:val="20"/>
        </w:rPr>
        <w:t xml:space="preserve"> </w:t>
      </w:r>
      <w:r w:rsidRPr="00892EAF">
        <w:rPr>
          <w:rFonts w:ascii="Lato" w:hAnsi="Lato" w:cs="Lato"/>
          <w:sz w:val="20"/>
          <w:szCs w:val="20"/>
        </w:rPr>
        <w:t>in roughness and bandgap energy with increasing AgNO3 concentration</w:t>
      </w:r>
      <w:r w:rsidRPr="00892EAF">
        <w:rPr>
          <w:rFonts w:ascii="Lato" w:hAnsi="Lato" w:cs="Lato"/>
          <w:sz w:val="20"/>
          <w:szCs w:val="20"/>
          <w:vertAlign w:val="superscript"/>
        </w:rPr>
        <w:t>22</w:t>
      </w:r>
      <w:r w:rsidRPr="00892EAF">
        <w:rPr>
          <w:rFonts w:ascii="Lato" w:hAnsi="Lato" w:cs="Lato"/>
          <w:sz w:val="20"/>
          <w:szCs w:val="20"/>
        </w:rPr>
        <w:t>. Pacheco et al. (2017) also observed</w:t>
      </w:r>
      <w:r w:rsidR="00A62B82" w:rsidRPr="00892EAF">
        <w:rPr>
          <w:rFonts w:ascii="Lato" w:hAnsi="Lato" w:cs="Lato"/>
          <w:sz w:val="20"/>
          <w:szCs w:val="20"/>
        </w:rPr>
        <w:t xml:space="preserve"> </w:t>
      </w:r>
      <w:r w:rsidRPr="00892EAF">
        <w:rPr>
          <w:rFonts w:ascii="Lato" w:hAnsi="Lato" w:cs="Lato"/>
          <w:sz w:val="20"/>
          <w:szCs w:val="20"/>
        </w:rPr>
        <w:t>that the polycrystalline structure of the Ag</w:t>
      </w:r>
      <w:r w:rsidRPr="00DC3ADD">
        <w:rPr>
          <w:rFonts w:ascii="Lato" w:hAnsi="Lato" w:cs="Lato"/>
          <w:sz w:val="20"/>
          <w:szCs w:val="20"/>
          <w:vertAlign w:val="superscript"/>
        </w:rPr>
        <w:t>+</w:t>
      </w:r>
      <w:r w:rsidRPr="00892EAF">
        <w:rPr>
          <w:rFonts w:ascii="Lato" w:hAnsi="Lato" w:cs="Lato"/>
          <w:sz w:val="20"/>
          <w:szCs w:val="20"/>
        </w:rPr>
        <w:t xml:space="preserve"> doped material could significantly affect the quantum confinement</w:t>
      </w:r>
      <w:r w:rsidR="00A62B82" w:rsidRPr="00892EAF">
        <w:rPr>
          <w:rFonts w:ascii="Lato" w:hAnsi="Lato" w:cs="Lato"/>
          <w:sz w:val="20"/>
          <w:szCs w:val="20"/>
        </w:rPr>
        <w:t xml:space="preserve"> </w:t>
      </w:r>
      <w:r w:rsidRPr="00892EAF">
        <w:rPr>
          <w:rFonts w:ascii="Lato" w:hAnsi="Lato" w:cs="Lato"/>
          <w:sz w:val="20"/>
          <w:szCs w:val="20"/>
        </w:rPr>
        <w:t>and lead to a decrease in their mean particle size to 4.12 nm from 5.46 nm</w:t>
      </w:r>
      <w:ins w:id="19" w:author="Shreyas Shriwastav" w:date="2026-09-30T15:08:00Z" w16du:dateUtc="2026-09-30T09:38:00Z">
        <w:r w:rsidR="009D5DA9" w:rsidRPr="00892EAF">
          <w:rPr>
            <w:rFonts w:ascii="Lato" w:hAnsi="Lato" w:cs="Lato"/>
            <w:sz w:val="20"/>
            <w:szCs w:val="20"/>
          </w:rPr>
          <w:t>. This</w:t>
        </w:r>
      </w:ins>
      <w:del w:id="20" w:author="Shreyas Shriwastav" w:date="2026-09-30T15:08:00Z" w16du:dateUtc="2026-09-30T09:38:00Z">
        <w:r w:rsidRPr="00892EAF" w:rsidDel="009D5DA9">
          <w:rPr>
            <w:rFonts w:ascii="Lato" w:hAnsi="Lato" w:cs="Lato"/>
            <w:sz w:val="20"/>
            <w:szCs w:val="20"/>
          </w:rPr>
          <w:delText>, which</w:delText>
        </w:r>
      </w:del>
      <w:r w:rsidRPr="00892EAF">
        <w:rPr>
          <w:rFonts w:ascii="Lato" w:hAnsi="Lato" w:cs="Lato"/>
          <w:sz w:val="20"/>
          <w:szCs w:val="20"/>
        </w:rPr>
        <w:t xml:space="preserve"> increased the energy emission</w:t>
      </w:r>
      <w:r w:rsidR="00A62B82" w:rsidRPr="00892EAF">
        <w:rPr>
          <w:rFonts w:ascii="Lato" w:hAnsi="Lato" w:cs="Lato"/>
          <w:sz w:val="20"/>
          <w:szCs w:val="20"/>
        </w:rPr>
        <w:t xml:space="preserve"> </w:t>
      </w:r>
      <w:r w:rsidRPr="00892EAF">
        <w:rPr>
          <w:rFonts w:ascii="Lato" w:hAnsi="Lato" w:cs="Lato"/>
          <w:sz w:val="20"/>
          <w:szCs w:val="20"/>
        </w:rPr>
        <w:t xml:space="preserve">because of the decreasing particle sizes below the </w:t>
      </w:r>
      <w:proofErr w:type="spellStart"/>
      <w:r w:rsidRPr="00892EAF">
        <w:rPr>
          <w:rFonts w:ascii="Lato" w:hAnsi="Lato" w:cs="Lato"/>
          <w:sz w:val="20"/>
          <w:szCs w:val="20"/>
        </w:rPr>
        <w:t>CdS</w:t>
      </w:r>
      <w:proofErr w:type="spellEnd"/>
      <w:r w:rsidRPr="00892EAF">
        <w:rPr>
          <w:rFonts w:ascii="Lato" w:hAnsi="Lato" w:cs="Lato"/>
          <w:sz w:val="20"/>
          <w:szCs w:val="20"/>
        </w:rPr>
        <w:t xml:space="preserve"> exciton Bohr radius</w:t>
      </w:r>
      <w:r w:rsidRPr="00892EAF">
        <w:rPr>
          <w:rFonts w:ascii="Lato" w:hAnsi="Lato" w:cs="Lato"/>
          <w:sz w:val="20"/>
          <w:szCs w:val="20"/>
          <w:vertAlign w:val="superscript"/>
        </w:rPr>
        <w:t>23</w:t>
      </w:r>
      <w:r w:rsidRPr="00892EAF">
        <w:rPr>
          <w:rFonts w:ascii="Lato" w:hAnsi="Lato" w:cs="Lato"/>
          <w:sz w:val="20"/>
          <w:szCs w:val="20"/>
        </w:rPr>
        <w:t>.</w:t>
      </w:r>
    </w:p>
    <w:p w14:paraId="5C06370E" w14:textId="00E9B3B8" w:rsidR="00A62B82" w:rsidRPr="00892EAF" w:rsidRDefault="00B20E21" w:rsidP="00DC4E0C">
      <w:pPr>
        <w:jc w:val="both"/>
        <w:rPr>
          <w:rFonts w:ascii="Lato" w:hAnsi="Lato" w:cs="Lato"/>
          <w:sz w:val="20"/>
          <w:szCs w:val="20"/>
        </w:rPr>
      </w:pPr>
      <w:proofErr w:type="spellStart"/>
      <w:r w:rsidRPr="00892EAF">
        <w:rPr>
          <w:rFonts w:ascii="Lato" w:hAnsi="Lato" w:cs="Lato"/>
          <w:sz w:val="20"/>
          <w:szCs w:val="20"/>
        </w:rPr>
        <w:t>Ristova</w:t>
      </w:r>
      <w:proofErr w:type="spellEnd"/>
      <w:r w:rsidRPr="00892EAF">
        <w:rPr>
          <w:rFonts w:ascii="Lato" w:hAnsi="Lato" w:cs="Lato"/>
          <w:sz w:val="20"/>
          <w:szCs w:val="20"/>
        </w:rPr>
        <w:t xml:space="preserve"> and </w:t>
      </w:r>
      <w:proofErr w:type="spellStart"/>
      <w:r w:rsidRPr="00892EAF">
        <w:rPr>
          <w:rFonts w:ascii="Lato" w:hAnsi="Lato" w:cs="Lato"/>
          <w:sz w:val="20"/>
          <w:szCs w:val="20"/>
        </w:rPr>
        <w:t>Ristov</w:t>
      </w:r>
      <w:proofErr w:type="spellEnd"/>
      <w:r w:rsidRPr="00892EAF">
        <w:rPr>
          <w:rFonts w:ascii="Lato" w:hAnsi="Lato" w:cs="Lato"/>
          <w:sz w:val="20"/>
          <w:szCs w:val="20"/>
        </w:rPr>
        <w:t xml:space="preserve"> (1998)</w:t>
      </w:r>
      <w:del w:id="21" w:author="Shreyas Shriwastav" w:date="2026-10-03T08:34:00Z" w16du:dateUtc="2026-10-03T03:04:00Z">
        <w:r w:rsidRPr="00892EAF" w:rsidDel="004C54ED">
          <w:rPr>
            <w:rFonts w:ascii="Lato" w:hAnsi="Lato" w:cs="Lato"/>
            <w:sz w:val="20"/>
            <w:szCs w:val="20"/>
          </w:rPr>
          <w:delText>,</w:delText>
        </w:r>
      </w:del>
      <w:r w:rsidRPr="00892EAF">
        <w:rPr>
          <w:rFonts w:ascii="Lato" w:hAnsi="Lato" w:cs="Lato"/>
          <w:sz w:val="20"/>
          <w:szCs w:val="20"/>
        </w:rPr>
        <w:t xml:space="preserve"> examine</w:t>
      </w:r>
      <w:ins w:id="22" w:author="Shreyas Shriwastav" w:date="2026-10-03T08:34:00Z" w16du:dateUtc="2026-10-03T03:04:00Z">
        <w:r w:rsidR="004C54ED">
          <w:rPr>
            <w:rFonts w:ascii="Lato" w:hAnsi="Lato" w:cs="Lato"/>
            <w:sz w:val="20"/>
            <w:szCs w:val="20"/>
          </w:rPr>
          <w:t>d</w:t>
        </w:r>
      </w:ins>
      <w:r w:rsidRPr="00892EAF">
        <w:rPr>
          <w:rFonts w:ascii="Lato" w:hAnsi="Lato" w:cs="Lato"/>
          <w:sz w:val="20"/>
          <w:szCs w:val="20"/>
        </w:rPr>
        <w:t xml:space="preserve"> the influence of Ag as a dopant in </w:t>
      </w:r>
      <w:proofErr w:type="spellStart"/>
      <w:r w:rsidRPr="00892EAF">
        <w:rPr>
          <w:rFonts w:ascii="Lato" w:hAnsi="Lato" w:cs="Lato"/>
          <w:sz w:val="20"/>
          <w:szCs w:val="20"/>
        </w:rPr>
        <w:t>CdS</w:t>
      </w:r>
      <w:proofErr w:type="spellEnd"/>
      <w:ins w:id="23" w:author="Shreyas Shriwastav" w:date="2026-09-30T13:36:00Z" w16du:dateUtc="2026-09-30T08:06:00Z">
        <w:r w:rsidR="00D316E8" w:rsidRPr="00892EAF">
          <w:rPr>
            <w:rFonts w:ascii="Lato" w:hAnsi="Lato" w:cs="Lato"/>
            <w:sz w:val="20"/>
            <w:szCs w:val="20"/>
          </w:rPr>
          <w:t xml:space="preserve"> </w:t>
        </w:r>
      </w:ins>
      <w:del w:id="24" w:author="Shreyas Shriwastav" w:date="2026-09-30T13:36:00Z" w16du:dateUtc="2026-09-30T08:06:00Z">
        <w:r w:rsidRPr="00892EAF" w:rsidDel="00D316E8">
          <w:rPr>
            <w:rFonts w:ascii="Lato" w:hAnsi="Lato" w:cs="Lato"/>
            <w:sz w:val="20"/>
            <w:szCs w:val="20"/>
          </w:rPr>
          <w:delText>-</w:delText>
        </w:r>
      </w:del>
      <w:r w:rsidRPr="00892EAF">
        <w:rPr>
          <w:rFonts w:ascii="Lato" w:hAnsi="Lato" w:cs="Lato"/>
          <w:sz w:val="20"/>
          <w:szCs w:val="20"/>
        </w:rPr>
        <w:t>thin films on the cell parameters of</w:t>
      </w:r>
      <w:r w:rsidR="00A62B82" w:rsidRPr="00892EAF">
        <w:rPr>
          <w:rFonts w:ascii="Lato" w:hAnsi="Lato" w:cs="Lato"/>
          <w:sz w:val="20"/>
          <w:szCs w:val="20"/>
        </w:rPr>
        <w:t xml:space="preserve"> </w:t>
      </w:r>
      <w:del w:id="25" w:author="Shreyas Shriwastav" w:date="2026-09-30T19:22:00Z" w16du:dateUtc="2026-09-30T13:52:00Z">
        <w:r w:rsidRPr="00892EAF" w:rsidDel="00DC3ADD">
          <w:rPr>
            <w:rFonts w:ascii="Lato" w:hAnsi="Lato" w:cs="Lato"/>
            <w:sz w:val="20"/>
            <w:szCs w:val="20"/>
          </w:rPr>
          <w:delText xml:space="preserve">CdS </w:delText>
        </w:r>
      </w:del>
      <w:proofErr w:type="spellStart"/>
      <w:ins w:id="26" w:author="Shreyas Shriwastav" w:date="2026-09-30T19:22:00Z" w16du:dateUtc="2026-09-30T13:52:00Z">
        <w:r w:rsidR="00DC3ADD" w:rsidRPr="00892EAF">
          <w:rPr>
            <w:rFonts w:ascii="Lato" w:hAnsi="Lato" w:cs="Lato"/>
            <w:sz w:val="20"/>
            <w:szCs w:val="20"/>
          </w:rPr>
          <w:t>CdS</w:t>
        </w:r>
      </w:ins>
      <w:proofErr w:type="spellEnd"/>
      <w:del w:id="27" w:author="Shreyas Shriwastav" w:date="2026-09-30T20:00:00Z" w16du:dateUtc="2026-09-30T14:30:00Z">
        <w:r w:rsidR="00135BD6" w:rsidDel="00135BD6">
          <w:rPr>
            <w:rFonts w:ascii="Lato" w:hAnsi="Lato" w:cs="Lato"/>
            <w:sz w:val="20"/>
            <w:szCs w:val="20"/>
          </w:rPr>
          <w:delText xml:space="preserve"> </w:delText>
        </w:r>
      </w:del>
      <w:ins w:id="28" w:author="Shreyas Shriwastav" w:date="2026-09-30T20:00:00Z" w16du:dateUtc="2026-09-30T14:30:00Z">
        <w:r w:rsidR="00135BD6">
          <w:rPr>
            <w:rFonts w:ascii="Lato" w:hAnsi="Lato" w:cs="Lato"/>
            <w:sz w:val="20"/>
            <w:szCs w:val="20"/>
          </w:rPr>
          <w:t>-</w:t>
        </w:r>
      </w:ins>
      <w:r w:rsidRPr="00892EAF">
        <w:rPr>
          <w:rFonts w:ascii="Lato" w:hAnsi="Lato" w:cs="Lato"/>
          <w:sz w:val="20"/>
          <w:szCs w:val="20"/>
        </w:rPr>
        <w:t xml:space="preserve">based PV cells, and they found an </w:t>
      </w:r>
      <w:del w:id="29" w:author="Shreyas Shriwastav" w:date="2026-09-30T13:36:00Z" w16du:dateUtc="2026-09-30T08:06:00Z">
        <w:r w:rsidRPr="00892EAF" w:rsidDel="00D316E8">
          <w:rPr>
            <w:rFonts w:ascii="Lato" w:hAnsi="Lato" w:cs="Lato"/>
            <w:sz w:val="20"/>
            <w:szCs w:val="20"/>
          </w:rPr>
          <w:delText>enhancment</w:delText>
        </w:r>
      </w:del>
      <w:ins w:id="30" w:author="Shreyas Shriwastav" w:date="2026-09-30T13:36:00Z" w16du:dateUtc="2026-09-30T08:06:00Z">
        <w:r w:rsidR="00D316E8" w:rsidRPr="00892EAF">
          <w:rPr>
            <w:rFonts w:ascii="Lato" w:hAnsi="Lato" w:cs="Lato"/>
            <w:sz w:val="20"/>
            <w:szCs w:val="20"/>
          </w:rPr>
          <w:t>enhancement</w:t>
        </w:r>
      </w:ins>
      <w:r w:rsidRPr="00892EAF">
        <w:rPr>
          <w:rFonts w:ascii="Lato" w:hAnsi="Lato" w:cs="Lato"/>
          <w:sz w:val="20"/>
          <w:szCs w:val="20"/>
        </w:rPr>
        <w:t xml:space="preserve"> in efficiency </w:t>
      </w:r>
      <w:del w:id="31" w:author="Shreyas Shriwastav" w:date="2026-09-30T13:36:00Z" w16du:dateUtc="2026-09-30T08:06:00Z">
        <w:r w:rsidRPr="00892EAF" w:rsidDel="00D316E8">
          <w:rPr>
            <w:rFonts w:ascii="Lato" w:hAnsi="Lato" w:cs="Lato"/>
            <w:sz w:val="20"/>
            <w:szCs w:val="20"/>
          </w:rPr>
          <w:delText>aroung</w:delText>
        </w:r>
      </w:del>
      <w:ins w:id="32" w:author="Shreyas Shriwastav" w:date="2026-09-30T13:36:00Z" w16du:dateUtc="2026-09-30T08:06:00Z">
        <w:r w:rsidR="00D316E8" w:rsidRPr="00892EAF">
          <w:rPr>
            <w:rFonts w:ascii="Lato" w:hAnsi="Lato" w:cs="Lato"/>
            <w:sz w:val="20"/>
            <w:szCs w:val="20"/>
          </w:rPr>
          <w:t>around</w:t>
        </w:r>
      </w:ins>
      <w:r w:rsidRPr="00892EAF">
        <w:rPr>
          <w:rFonts w:ascii="Lato" w:hAnsi="Lato" w:cs="Lato"/>
          <w:sz w:val="20"/>
          <w:szCs w:val="20"/>
        </w:rPr>
        <w:t xml:space="preserve"> 2.66 </w:t>
      </w:r>
      <w:commentRangeStart w:id="33"/>
      <w:r w:rsidRPr="00892EAF">
        <w:rPr>
          <w:rFonts w:ascii="Lato" w:hAnsi="Lato" w:cs="Lato"/>
          <w:sz w:val="20"/>
          <w:szCs w:val="20"/>
        </w:rPr>
        <w:t>compare</w:t>
      </w:r>
      <w:ins w:id="34" w:author="Shreyas Shriwastav" w:date="2026-09-30T13:44:00Z" w16du:dateUtc="2026-09-30T08:14:00Z">
        <w:r w:rsidR="00040C6A" w:rsidRPr="00892EAF">
          <w:rPr>
            <w:rFonts w:ascii="Lato" w:hAnsi="Lato" w:cs="Lato"/>
            <w:sz w:val="20"/>
            <w:szCs w:val="20"/>
          </w:rPr>
          <w:t>d to</w:t>
        </w:r>
      </w:ins>
      <w:r w:rsidRPr="00892EAF">
        <w:rPr>
          <w:rFonts w:ascii="Lato" w:hAnsi="Lato" w:cs="Lato"/>
          <w:sz w:val="20"/>
          <w:szCs w:val="20"/>
        </w:rPr>
        <w:t xml:space="preserve"> without doping</w:t>
      </w:r>
      <w:r w:rsidRPr="00892EAF">
        <w:rPr>
          <w:rFonts w:ascii="Lato" w:hAnsi="Lato" w:cs="Lato"/>
          <w:sz w:val="20"/>
          <w:szCs w:val="20"/>
          <w:vertAlign w:val="superscript"/>
        </w:rPr>
        <w:t>24</w:t>
      </w:r>
      <w:commentRangeEnd w:id="33"/>
      <w:r w:rsidR="00FE6492" w:rsidRPr="00892EAF">
        <w:rPr>
          <w:rStyle w:val="CommentReference"/>
          <w:sz w:val="14"/>
          <w:szCs w:val="14"/>
        </w:rPr>
        <w:commentReference w:id="33"/>
      </w:r>
      <w:r w:rsidRPr="00892EAF">
        <w:rPr>
          <w:rFonts w:ascii="Lato" w:hAnsi="Lato" w:cs="Lato"/>
          <w:sz w:val="20"/>
          <w:szCs w:val="20"/>
        </w:rPr>
        <w:t>. While</w:t>
      </w:r>
      <w:r w:rsidR="00A62B82" w:rsidRPr="00892EAF">
        <w:rPr>
          <w:rFonts w:ascii="Lato" w:hAnsi="Lato" w:cs="Lato"/>
          <w:sz w:val="20"/>
          <w:szCs w:val="20"/>
        </w:rPr>
        <w:t xml:space="preserve"> </w:t>
      </w:r>
      <w:r w:rsidRPr="00892EAF">
        <w:rPr>
          <w:rFonts w:ascii="Lato" w:hAnsi="Lato" w:cs="Lato"/>
          <w:sz w:val="20"/>
          <w:szCs w:val="20"/>
        </w:rPr>
        <w:t xml:space="preserve">Saikia et al. (2011) demonstrated that the addition of silver to </w:t>
      </w:r>
      <w:proofErr w:type="spellStart"/>
      <w:r w:rsidRPr="00892EAF">
        <w:rPr>
          <w:rFonts w:ascii="Lato" w:hAnsi="Lato" w:cs="Lato"/>
          <w:sz w:val="20"/>
          <w:szCs w:val="20"/>
        </w:rPr>
        <w:t>CdS</w:t>
      </w:r>
      <w:proofErr w:type="spellEnd"/>
      <w:r w:rsidRPr="00892EAF">
        <w:rPr>
          <w:rFonts w:ascii="Lato" w:hAnsi="Lato" w:cs="Lato"/>
          <w:sz w:val="20"/>
          <w:szCs w:val="20"/>
        </w:rPr>
        <w:t>/PVA nanocomposite thin film enhanced the</w:t>
      </w:r>
      <w:r w:rsidR="00A62B82" w:rsidRPr="00892EAF">
        <w:rPr>
          <w:rFonts w:ascii="Lato" w:hAnsi="Lato" w:cs="Lato"/>
          <w:sz w:val="20"/>
          <w:szCs w:val="20"/>
        </w:rPr>
        <w:t xml:space="preserve"> </w:t>
      </w:r>
      <w:r w:rsidRPr="00892EAF">
        <w:rPr>
          <w:rFonts w:ascii="Lato" w:hAnsi="Lato" w:cs="Lato"/>
          <w:sz w:val="20"/>
          <w:szCs w:val="20"/>
        </w:rPr>
        <w:t>cell’s conversion efficiency from 4.92 to 5.63%</w:t>
      </w:r>
      <w:r w:rsidRPr="00892EAF">
        <w:rPr>
          <w:rFonts w:ascii="Lato" w:hAnsi="Lato" w:cs="Lato"/>
          <w:sz w:val="20"/>
          <w:szCs w:val="20"/>
          <w:vertAlign w:val="superscript"/>
        </w:rPr>
        <w:t>25</w:t>
      </w:r>
      <w:r w:rsidRPr="00892EAF">
        <w:rPr>
          <w:rFonts w:ascii="Lato" w:hAnsi="Lato" w:cs="Lato"/>
          <w:sz w:val="20"/>
          <w:szCs w:val="20"/>
        </w:rPr>
        <w:t xml:space="preserve">. In addition, Mehmood et al. (2021) fabricated </w:t>
      </w:r>
      <w:proofErr w:type="spellStart"/>
      <w:r w:rsidRPr="00892EAF">
        <w:rPr>
          <w:rFonts w:ascii="Lato" w:hAnsi="Lato" w:cs="Lato"/>
          <w:sz w:val="20"/>
          <w:szCs w:val="20"/>
        </w:rPr>
        <w:t>CISe</w:t>
      </w:r>
      <w:proofErr w:type="spellEnd"/>
      <w:r w:rsidRPr="00892EAF">
        <w:rPr>
          <w:rFonts w:ascii="Lato" w:hAnsi="Lato" w:cs="Lato"/>
          <w:sz w:val="20"/>
          <w:szCs w:val="20"/>
        </w:rPr>
        <w:t>/Ag–</w:t>
      </w:r>
      <w:proofErr w:type="spellStart"/>
      <w:r w:rsidRPr="00892EAF">
        <w:rPr>
          <w:rFonts w:ascii="Lato" w:hAnsi="Lato" w:cs="Lato"/>
          <w:sz w:val="20"/>
          <w:szCs w:val="20"/>
        </w:rPr>
        <w:t>CdS</w:t>
      </w:r>
      <w:proofErr w:type="spellEnd"/>
      <w:r w:rsidR="00A62B82" w:rsidRPr="00892EAF">
        <w:rPr>
          <w:rFonts w:ascii="Lato" w:hAnsi="Lato" w:cs="Lato"/>
          <w:sz w:val="20"/>
          <w:szCs w:val="20"/>
        </w:rPr>
        <w:t xml:space="preserve"> </w:t>
      </w:r>
      <w:r w:rsidRPr="00892EAF">
        <w:rPr>
          <w:rFonts w:ascii="Lato" w:hAnsi="Lato" w:cs="Lato"/>
          <w:sz w:val="20"/>
          <w:szCs w:val="20"/>
        </w:rPr>
        <w:t xml:space="preserve">innovative structure devices and </w:t>
      </w:r>
      <w:del w:id="35" w:author="Shreyas Shriwastav" w:date="2026-09-30T19:28:00Z" w16du:dateUtc="2026-09-30T13:58:00Z">
        <w:r w:rsidRPr="00892EAF" w:rsidDel="00A20BF8">
          <w:rPr>
            <w:rFonts w:ascii="Lato" w:hAnsi="Lato" w:cs="Lato"/>
            <w:sz w:val="20"/>
            <w:szCs w:val="20"/>
          </w:rPr>
          <w:delText xml:space="preserve">shown </w:delText>
        </w:r>
      </w:del>
      <w:ins w:id="36" w:author="Shreyas Shriwastav" w:date="2026-09-30T19:28:00Z" w16du:dateUtc="2026-09-30T13:58:00Z">
        <w:r w:rsidR="00A20BF8" w:rsidRPr="00892EAF">
          <w:rPr>
            <w:rFonts w:ascii="Lato" w:hAnsi="Lato" w:cs="Lato"/>
            <w:sz w:val="20"/>
            <w:szCs w:val="20"/>
          </w:rPr>
          <w:t>show</w:t>
        </w:r>
        <w:r w:rsidR="00A20BF8">
          <w:rPr>
            <w:rFonts w:ascii="Lato" w:hAnsi="Lato" w:cs="Lato"/>
            <w:sz w:val="20"/>
            <w:szCs w:val="20"/>
          </w:rPr>
          <w:t>ed</w:t>
        </w:r>
        <w:r w:rsidR="00A20BF8" w:rsidRPr="00892EAF">
          <w:rPr>
            <w:rFonts w:ascii="Lato" w:hAnsi="Lato" w:cs="Lato"/>
            <w:sz w:val="20"/>
            <w:szCs w:val="20"/>
          </w:rPr>
          <w:t xml:space="preserve"> </w:t>
        </w:r>
      </w:ins>
      <w:r w:rsidRPr="00892EAF">
        <w:rPr>
          <w:rFonts w:ascii="Lato" w:hAnsi="Lato" w:cs="Lato"/>
          <w:sz w:val="20"/>
          <w:szCs w:val="20"/>
        </w:rPr>
        <w:t>dramatically enhanced optoelectronic</w:t>
      </w:r>
      <w:del w:id="37" w:author="Shreyas Shriwastav" w:date="2026-10-03T08:39:00Z" w16du:dateUtc="2026-10-03T03:09:00Z">
        <w:r w:rsidRPr="00892EAF" w:rsidDel="004C54ED">
          <w:rPr>
            <w:rFonts w:ascii="Lato" w:hAnsi="Lato" w:cs="Lato"/>
            <w:sz w:val="20"/>
            <w:szCs w:val="20"/>
          </w:rPr>
          <w:delText>s</w:delText>
        </w:r>
      </w:del>
      <w:r w:rsidRPr="00892EAF">
        <w:rPr>
          <w:rFonts w:ascii="Lato" w:hAnsi="Lato" w:cs="Lato"/>
          <w:sz w:val="20"/>
          <w:szCs w:val="20"/>
        </w:rPr>
        <w:t xml:space="preserve"> capabilities, with PCE reaching</w:t>
      </w:r>
      <w:r w:rsidR="00A62B82" w:rsidRPr="00892EAF">
        <w:rPr>
          <w:rFonts w:ascii="Lato" w:hAnsi="Lato" w:cs="Lato"/>
          <w:sz w:val="20"/>
          <w:szCs w:val="20"/>
        </w:rPr>
        <w:t xml:space="preserve"> </w:t>
      </w:r>
      <w:r w:rsidRPr="00892EAF">
        <w:rPr>
          <w:rFonts w:ascii="Lato" w:hAnsi="Lato" w:cs="Lato"/>
          <w:sz w:val="20"/>
          <w:szCs w:val="20"/>
        </w:rPr>
        <w:t xml:space="preserve">3.34% in </w:t>
      </w:r>
      <w:proofErr w:type="spellStart"/>
      <w:r w:rsidRPr="00892EAF">
        <w:rPr>
          <w:rFonts w:ascii="Lato" w:hAnsi="Lato" w:cs="Lato"/>
          <w:sz w:val="20"/>
          <w:szCs w:val="20"/>
        </w:rPr>
        <w:t>CISe</w:t>
      </w:r>
      <w:proofErr w:type="spellEnd"/>
      <w:r w:rsidRPr="00892EAF">
        <w:rPr>
          <w:rFonts w:ascii="Lato" w:hAnsi="Lato" w:cs="Lato"/>
          <w:sz w:val="20"/>
          <w:szCs w:val="20"/>
        </w:rPr>
        <w:t>/Ag–</w:t>
      </w:r>
      <w:proofErr w:type="spellStart"/>
      <w:r w:rsidRPr="00892EAF">
        <w:rPr>
          <w:rFonts w:ascii="Lato" w:hAnsi="Lato" w:cs="Lato"/>
          <w:sz w:val="20"/>
          <w:szCs w:val="20"/>
        </w:rPr>
        <w:t>CdS</w:t>
      </w:r>
      <w:proofErr w:type="spellEnd"/>
      <w:r w:rsidRPr="00892EAF">
        <w:rPr>
          <w:rFonts w:ascii="Lato" w:hAnsi="Lato" w:cs="Lato"/>
          <w:sz w:val="20"/>
          <w:szCs w:val="20"/>
        </w:rPr>
        <w:t xml:space="preserve"> co-sensitized solar cells</w:t>
      </w:r>
      <w:r w:rsidRPr="00892EAF">
        <w:rPr>
          <w:rFonts w:ascii="Lato" w:hAnsi="Lato" w:cs="Lato"/>
          <w:sz w:val="20"/>
          <w:szCs w:val="20"/>
          <w:vertAlign w:val="superscript"/>
        </w:rPr>
        <w:t>26</w:t>
      </w:r>
      <w:r w:rsidRPr="00892EAF">
        <w:rPr>
          <w:rFonts w:ascii="Lato" w:hAnsi="Lato" w:cs="Lato"/>
          <w:sz w:val="20"/>
          <w:szCs w:val="20"/>
        </w:rPr>
        <w:t>.</w:t>
      </w:r>
    </w:p>
    <w:p w14:paraId="56BF3ACE" w14:textId="7E3BEFC1" w:rsidR="00B20E21" w:rsidRPr="00892EAF" w:rsidRDefault="00B20E21" w:rsidP="00DC4E0C">
      <w:pPr>
        <w:jc w:val="both"/>
        <w:rPr>
          <w:rFonts w:ascii="Lato" w:hAnsi="Lato" w:cs="Lato"/>
          <w:sz w:val="20"/>
          <w:szCs w:val="20"/>
        </w:rPr>
      </w:pPr>
      <w:r w:rsidRPr="00892EAF">
        <w:rPr>
          <w:rFonts w:ascii="Lato" w:hAnsi="Lato" w:cs="Lato"/>
          <w:sz w:val="20"/>
          <w:szCs w:val="20"/>
        </w:rPr>
        <w:t xml:space="preserve">Though many </w:t>
      </w:r>
      <w:del w:id="38" w:author="Shreyas Shriwastav" w:date="2026-10-03T08:35:00Z" w16du:dateUtc="2026-10-03T03:05:00Z">
        <w:r w:rsidRPr="00892EAF" w:rsidDel="004C54ED">
          <w:rPr>
            <w:rFonts w:ascii="Lato" w:hAnsi="Lato" w:cs="Lato"/>
            <w:sz w:val="20"/>
            <w:szCs w:val="20"/>
          </w:rPr>
          <w:delText>research</w:delText>
        </w:r>
      </w:del>
      <w:ins w:id="39" w:author="Shreyas Shriwastav" w:date="2026-10-03T08:35:00Z" w16du:dateUtc="2026-10-03T03:05:00Z">
        <w:r w:rsidR="004C54ED" w:rsidRPr="00892EAF">
          <w:rPr>
            <w:rFonts w:ascii="Lato" w:hAnsi="Lato" w:cs="Lato"/>
            <w:sz w:val="20"/>
            <w:szCs w:val="20"/>
          </w:rPr>
          <w:t>researchers</w:t>
        </w:r>
      </w:ins>
      <w:r w:rsidRPr="00892EAF">
        <w:rPr>
          <w:rFonts w:ascii="Lato" w:hAnsi="Lato" w:cs="Lato"/>
          <w:sz w:val="20"/>
          <w:szCs w:val="20"/>
        </w:rPr>
        <w:t xml:space="preserve"> studied the doping by Ag atoms, it was shown that the surface of all doped films had</w:t>
      </w:r>
      <w:r w:rsidR="00A62B82" w:rsidRPr="00892EAF">
        <w:rPr>
          <w:rFonts w:ascii="Lato" w:hAnsi="Lato" w:cs="Lato"/>
          <w:sz w:val="20"/>
          <w:szCs w:val="20"/>
        </w:rPr>
        <w:t xml:space="preserve"> </w:t>
      </w:r>
      <w:commentRangeStart w:id="40"/>
      <w:r w:rsidRPr="00892EAF">
        <w:rPr>
          <w:rFonts w:ascii="Lato" w:hAnsi="Lato" w:cs="Lato"/>
          <w:sz w:val="20"/>
          <w:szCs w:val="20"/>
        </w:rPr>
        <w:t>aggregates, which</w:t>
      </w:r>
      <w:r w:rsidR="00964B1C">
        <w:rPr>
          <w:rFonts w:ascii="Lato" w:hAnsi="Lato" w:cs="Lato"/>
          <w:sz w:val="20"/>
          <w:szCs w:val="20"/>
        </w:rPr>
        <w:t xml:space="preserve"> was</w:t>
      </w:r>
      <w:ins w:id="41" w:author="Shreyas Shriwastav" w:date="2026-10-03T08:36:00Z" w16du:dateUtc="2026-10-03T03:06:00Z">
        <w:r w:rsidR="004C54ED" w:rsidRPr="00892EAF">
          <w:rPr>
            <w:rFonts w:ascii="Lato" w:hAnsi="Lato" w:cs="Lato"/>
            <w:sz w:val="20"/>
            <w:szCs w:val="20"/>
          </w:rPr>
          <w:t xml:space="preserve"> </w:t>
        </w:r>
      </w:ins>
      <w:r w:rsidRPr="00892EAF">
        <w:rPr>
          <w:rFonts w:ascii="Lato" w:hAnsi="Lato" w:cs="Lato"/>
          <w:sz w:val="20"/>
          <w:szCs w:val="20"/>
        </w:rPr>
        <w:t>typically seen</w:t>
      </w:r>
      <w:commentRangeEnd w:id="40"/>
      <w:r w:rsidR="00964B1C">
        <w:rPr>
          <w:rStyle w:val="CommentReference"/>
        </w:rPr>
        <w:commentReference w:id="40"/>
      </w:r>
      <w:r w:rsidRPr="00892EAF">
        <w:rPr>
          <w:rFonts w:ascii="Lato" w:hAnsi="Lato" w:cs="Lato"/>
          <w:sz w:val="20"/>
          <w:szCs w:val="20"/>
        </w:rPr>
        <w:t xml:space="preserve"> when the materials were formed using the CBD approach. In this work,</w:t>
      </w:r>
      <w:r w:rsidR="00A62B82" w:rsidRPr="00892EAF">
        <w:rPr>
          <w:rFonts w:ascii="Lato" w:hAnsi="Lato" w:cs="Lato"/>
          <w:sz w:val="20"/>
          <w:szCs w:val="20"/>
        </w:rPr>
        <w:t xml:space="preserve"> </w:t>
      </w:r>
      <w:r w:rsidRPr="00892EAF">
        <w:rPr>
          <w:rFonts w:ascii="Lato" w:hAnsi="Lato" w:cs="Lato"/>
          <w:sz w:val="20"/>
          <w:szCs w:val="20"/>
        </w:rPr>
        <w:t xml:space="preserve">we suggest </w:t>
      </w:r>
      <w:commentRangeStart w:id="42"/>
      <w:r w:rsidRPr="00892EAF">
        <w:rPr>
          <w:rFonts w:ascii="Lato" w:hAnsi="Lato" w:cs="Lato"/>
          <w:sz w:val="20"/>
          <w:szCs w:val="20"/>
        </w:rPr>
        <w:t xml:space="preserve">a new approach for achieving high </w:t>
      </w:r>
      <w:proofErr w:type="spellStart"/>
      <w:r w:rsidRPr="00892EAF">
        <w:rPr>
          <w:rFonts w:ascii="Lato" w:hAnsi="Lato" w:cs="Lato"/>
          <w:sz w:val="20"/>
          <w:szCs w:val="20"/>
        </w:rPr>
        <w:t>CdS</w:t>
      </w:r>
      <w:proofErr w:type="spellEnd"/>
      <w:r w:rsidRPr="00892EAF">
        <w:rPr>
          <w:rFonts w:ascii="Lato" w:hAnsi="Lato" w:cs="Lato"/>
          <w:sz w:val="20"/>
          <w:szCs w:val="20"/>
        </w:rPr>
        <w:t xml:space="preserve"> thin films</w:t>
      </w:r>
      <w:commentRangeEnd w:id="42"/>
      <w:r w:rsidR="00A20BF8">
        <w:rPr>
          <w:rStyle w:val="CommentReference"/>
        </w:rPr>
        <w:commentReference w:id="42"/>
      </w:r>
      <w:r w:rsidRPr="00892EAF">
        <w:rPr>
          <w:rFonts w:ascii="Lato" w:hAnsi="Lato" w:cs="Lato"/>
          <w:sz w:val="20"/>
          <w:szCs w:val="20"/>
        </w:rPr>
        <w:t xml:space="preserve"> by combining the Linker-Assisted CBD (LACBD)</w:t>
      </w:r>
      <w:r w:rsidR="00A62B82" w:rsidRPr="00892EAF">
        <w:rPr>
          <w:rFonts w:ascii="Lato" w:hAnsi="Lato" w:cs="Lato"/>
          <w:sz w:val="20"/>
          <w:szCs w:val="20"/>
        </w:rPr>
        <w:t xml:space="preserve"> </w:t>
      </w:r>
      <w:r w:rsidRPr="00892EAF">
        <w:rPr>
          <w:rFonts w:ascii="Lato" w:hAnsi="Lato" w:cs="Lato"/>
          <w:sz w:val="20"/>
          <w:szCs w:val="20"/>
        </w:rPr>
        <w:t xml:space="preserve">technology with doping through the CBD process. </w:t>
      </w:r>
      <w:commentRangeStart w:id="43"/>
      <w:r w:rsidRPr="00892EAF">
        <w:rPr>
          <w:rFonts w:ascii="Lato" w:hAnsi="Lato" w:cs="Lato"/>
          <w:sz w:val="20"/>
          <w:szCs w:val="20"/>
        </w:rPr>
        <w:t>We also revealed the mechanism by which the formation of</w:t>
      </w:r>
      <w:r w:rsidR="00A62B82" w:rsidRPr="00892EAF">
        <w:rPr>
          <w:rFonts w:ascii="Lato" w:hAnsi="Lato" w:cs="Lato"/>
          <w:sz w:val="20"/>
          <w:szCs w:val="20"/>
        </w:rPr>
        <w:t xml:space="preserve"> </w:t>
      </w:r>
      <w:r w:rsidRPr="00892EAF">
        <w:rPr>
          <w:rFonts w:ascii="Lato" w:hAnsi="Lato" w:cs="Lato"/>
          <w:sz w:val="20"/>
          <w:szCs w:val="20"/>
        </w:rPr>
        <w:t xml:space="preserve">thin </w:t>
      </w:r>
      <w:proofErr w:type="spellStart"/>
      <w:r w:rsidRPr="00892EAF">
        <w:rPr>
          <w:rFonts w:ascii="Lato" w:hAnsi="Lato" w:cs="Lato"/>
          <w:sz w:val="20"/>
          <w:szCs w:val="20"/>
        </w:rPr>
        <w:t>CdS</w:t>
      </w:r>
      <w:proofErr w:type="spellEnd"/>
      <w:r w:rsidRPr="00892EAF">
        <w:rPr>
          <w:rFonts w:ascii="Lato" w:hAnsi="Lato" w:cs="Lato"/>
          <w:sz w:val="20"/>
          <w:szCs w:val="20"/>
        </w:rPr>
        <w:t xml:space="preserve"> films was inhibited.</w:t>
      </w:r>
      <w:commentRangeEnd w:id="43"/>
      <w:r w:rsidR="00A20BF8">
        <w:rPr>
          <w:rStyle w:val="CommentReference"/>
        </w:rPr>
        <w:commentReference w:id="43"/>
      </w:r>
    </w:p>
    <w:p w14:paraId="0AC7C575" w14:textId="77777777" w:rsidR="00A62B82" w:rsidRPr="00DC4E0C" w:rsidRDefault="00A62B82" w:rsidP="00DC4E0C">
      <w:pPr>
        <w:jc w:val="both"/>
        <w:rPr>
          <w:rFonts w:ascii="Lato" w:hAnsi="Lato" w:cs="Lato"/>
        </w:rPr>
      </w:pPr>
    </w:p>
    <w:p w14:paraId="5FD8CF40" w14:textId="77777777" w:rsidR="00A62B82" w:rsidRPr="00DC4E0C" w:rsidRDefault="00A62B82" w:rsidP="00DC4E0C">
      <w:pPr>
        <w:jc w:val="both"/>
        <w:rPr>
          <w:rFonts w:ascii="Lato" w:hAnsi="Lato" w:cs="Lato"/>
        </w:rPr>
      </w:pPr>
    </w:p>
    <w:sectPr w:rsidR="00A62B82" w:rsidRPr="00DC4E0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s Shriwastav" w:date="2026-09-30T16:48:00Z" w:initials="SS">
    <w:p w14:paraId="0089A8CC" w14:textId="2B31BA05" w:rsidR="0044562A" w:rsidRDefault="0044562A">
      <w:pPr>
        <w:pStyle w:val="CommentText"/>
      </w:pPr>
      <w:r>
        <w:rPr>
          <w:rStyle w:val="CommentReference"/>
        </w:rPr>
        <w:annotationRef/>
      </w:r>
      <w:r w:rsidR="00135BD6" w:rsidRPr="00135BD6">
        <w:t>Please define the abbreviation at first use (e.g., “quantum dots (QDs)”) and use QD/QDs consistently thereafter.</w:t>
      </w:r>
    </w:p>
  </w:comment>
  <w:comment w:id="1" w:author="Shreyas Shriwastav" w:date="2026-09-30T18:54:00Z" w:initials="SS">
    <w:p w14:paraId="7D6C340F" w14:textId="587F9199" w:rsidR="00B76315" w:rsidRDefault="00B76315">
      <w:pPr>
        <w:pStyle w:val="CommentText"/>
      </w:pPr>
      <w:r>
        <w:rPr>
          <w:rStyle w:val="CommentReference"/>
        </w:rPr>
        <w:annotationRef/>
      </w:r>
      <w:r>
        <w:rPr>
          <w:rStyle w:val="CommentReference"/>
        </w:rPr>
        <w:annotationRef/>
      </w:r>
      <w:r w:rsidRPr="00B76315">
        <w:t>Please revise this sentence for grammatical</w:t>
      </w:r>
      <w:r>
        <w:t xml:space="preserve"> accuracy; the sentence has subject-verb disagreement.</w:t>
      </w:r>
    </w:p>
  </w:comment>
  <w:comment w:id="2" w:author="Shreyas Shriwastav" w:date="2026-09-30T16:05:00Z" w:initials="SS">
    <w:p w14:paraId="33F7B5A4" w14:textId="2D06C392" w:rsidR="00D37166" w:rsidRDefault="00D37166">
      <w:pPr>
        <w:pStyle w:val="CommentText"/>
      </w:pPr>
      <w:r>
        <w:rPr>
          <w:rStyle w:val="CommentReference"/>
        </w:rPr>
        <w:annotationRef/>
      </w:r>
      <w:r w:rsidRPr="00D37166">
        <w:t xml:space="preserve">Please consider clarifying the meaning of </w:t>
      </w:r>
      <w:r>
        <w:t>“</w:t>
      </w:r>
      <w:r w:rsidRPr="00D37166">
        <w:t>prospective</w:t>
      </w:r>
      <w:r>
        <w:t>”</w:t>
      </w:r>
      <w:r w:rsidRPr="00D37166">
        <w:t xml:space="preserve"> in this context or revising the wording to state more directly why </w:t>
      </w:r>
      <w:proofErr w:type="spellStart"/>
      <w:r w:rsidRPr="00D37166">
        <w:t>CdS</w:t>
      </w:r>
      <w:proofErr w:type="spellEnd"/>
      <w:r w:rsidRPr="00D37166">
        <w:t xml:space="preserve"> is relevant as a buffer layer.</w:t>
      </w:r>
    </w:p>
  </w:comment>
  <w:comment w:id="4" w:author="Shreyas Shriwastav" w:date="2026-09-30T20:46:00Z" w:initials="SS">
    <w:p w14:paraId="37A14EE0" w14:textId="6DE42DA3" w:rsidR="00AD48B6" w:rsidRPr="00AD48B6" w:rsidRDefault="00AD48B6" w:rsidP="00AD48B6">
      <w:pPr>
        <w:rPr>
          <w:rFonts w:ascii="Carlito" w:eastAsia="Times New Roman" w:hAnsi="Carlito" w:cs="Times New Roman"/>
          <w:color w:val="000000"/>
          <w:kern w:val="0"/>
          <w:lang w:eastAsia="en-IN" w:bidi="hi-IN"/>
          <w14:ligatures w14:val="none"/>
        </w:rPr>
      </w:pPr>
      <w:r>
        <w:rPr>
          <w:rStyle w:val="CommentReference"/>
        </w:rPr>
        <w:annotationRef/>
      </w:r>
      <w:r>
        <w:t>Please revise this sentence for grammatical structure; t</w:t>
      </w:r>
      <w:r w:rsidRPr="00B76315">
        <w:t>he phrase “direct bandgap transition” appears to be repeated</w:t>
      </w:r>
      <w:r>
        <w:t>.</w:t>
      </w:r>
      <w:r w:rsidRPr="00AD48B6">
        <w:rPr>
          <w:rFonts w:ascii="Carlito" w:hAnsi="Carlito"/>
          <w:color w:val="000000"/>
        </w:rPr>
        <w:t xml:space="preserve"> </w:t>
      </w:r>
      <w:r>
        <w:rPr>
          <w:rFonts w:ascii="Carlito" w:eastAsia="Times New Roman" w:hAnsi="Carlito" w:cs="Times New Roman"/>
          <w:color w:val="000000"/>
          <w:kern w:val="0"/>
          <w:lang w:eastAsia="en-IN" w:bidi="hi-IN"/>
          <w14:ligatures w14:val="none"/>
        </w:rPr>
        <w:t>Also, d</w:t>
      </w:r>
      <w:r w:rsidRPr="00AD48B6">
        <w:rPr>
          <w:rFonts w:ascii="Carlito" w:eastAsia="Times New Roman" w:hAnsi="Carlito" w:cs="Times New Roman"/>
          <w:color w:val="000000"/>
          <w:kern w:val="0"/>
          <w:lang w:eastAsia="en-IN" w:bidi="hi-IN"/>
          <w14:ligatures w14:val="none"/>
        </w:rPr>
        <w:t xml:space="preserve">efine Eg at first use and verify whether an </w:t>
      </w:r>
      <w:proofErr w:type="gramStart"/>
      <w:r w:rsidRPr="00AD48B6">
        <w:rPr>
          <w:rFonts w:ascii="Carlito" w:eastAsia="Times New Roman" w:hAnsi="Carlito" w:cs="Times New Roman"/>
          <w:color w:val="000000"/>
          <w:kern w:val="0"/>
          <w:lang w:eastAsia="en-IN" w:bidi="hi-IN"/>
          <w14:ligatures w14:val="none"/>
        </w:rPr>
        <w:t>equals</w:t>
      </w:r>
      <w:proofErr w:type="gramEnd"/>
      <w:r w:rsidRPr="00AD48B6">
        <w:rPr>
          <w:rFonts w:ascii="Carlito" w:eastAsia="Times New Roman" w:hAnsi="Carlito" w:cs="Times New Roman"/>
          <w:color w:val="000000"/>
          <w:kern w:val="0"/>
          <w:lang w:eastAsia="en-IN" w:bidi="hi-IN"/>
          <w14:ligatures w14:val="none"/>
        </w:rPr>
        <w:t xml:space="preserve"> sign is needed to indicate Eg = 2.4 eV.</w:t>
      </w:r>
    </w:p>
    <w:p w14:paraId="0E97DF17" w14:textId="2CA38DE7" w:rsidR="00AD48B6" w:rsidRDefault="00AD48B6">
      <w:pPr>
        <w:pStyle w:val="CommentText"/>
      </w:pPr>
    </w:p>
  </w:comment>
  <w:comment w:id="5" w:author="Shreyas Shriwastav" w:date="2026-09-30T16:50:00Z" w:initials="SS">
    <w:p w14:paraId="7FEC9C24" w14:textId="47290032" w:rsidR="0044562A" w:rsidRDefault="0044562A">
      <w:pPr>
        <w:pStyle w:val="CommentText"/>
      </w:pPr>
      <w:r>
        <w:rPr>
          <w:rStyle w:val="CommentReference"/>
        </w:rPr>
        <w:annotationRef/>
      </w:r>
      <w:r w:rsidRPr="0044562A">
        <w:t>Please check terminology consistency throughout the Introduction</w:t>
      </w:r>
      <w:r>
        <w:t xml:space="preserve"> section</w:t>
      </w:r>
      <w:r w:rsidRPr="0044562A">
        <w:t xml:space="preserve">. Confirm whether </w:t>
      </w:r>
      <w:r>
        <w:t>“</w:t>
      </w:r>
      <w:r w:rsidRPr="0044562A">
        <w:t>nanoparticles</w:t>
      </w:r>
      <w:r>
        <w:t>”</w:t>
      </w:r>
      <w:r w:rsidRPr="0044562A">
        <w:t xml:space="preserve"> and </w:t>
      </w:r>
      <w:r>
        <w:t>“</w:t>
      </w:r>
      <w:r w:rsidRPr="0044562A">
        <w:t>nanocrystals</w:t>
      </w:r>
      <w:r>
        <w:t xml:space="preserve">” </w:t>
      </w:r>
      <w:r w:rsidRPr="0044562A">
        <w:t>refer to distinct material forms in this discussion or are being used interchangeably.</w:t>
      </w:r>
    </w:p>
  </w:comment>
  <w:comment w:id="8" w:author="Shreyas Shriwastav" w:date="2026-09-30T17:07:00Z" w:initials="SS">
    <w:p w14:paraId="002D218C" w14:textId="372D5DD1" w:rsidR="00901C0E" w:rsidRDefault="00901C0E">
      <w:pPr>
        <w:pStyle w:val="CommentText"/>
      </w:pPr>
      <w:r>
        <w:rPr>
          <w:rStyle w:val="CommentReference"/>
        </w:rPr>
        <w:annotationRef/>
      </w:r>
      <w:r w:rsidRPr="00901C0E">
        <w:t>Please verify that the cited reference directly supports the stated relationship between ligand exchange and increased carrier-transfer rate in the context described here.</w:t>
      </w:r>
    </w:p>
  </w:comment>
  <w:comment w:id="13" w:author="Shreyas Shriwastav" w:date="2026-09-30T19:59:00Z" w:initials="SS">
    <w:p w14:paraId="72FD8881" w14:textId="52A31D30" w:rsidR="00135BD6" w:rsidRDefault="00135BD6">
      <w:pPr>
        <w:pStyle w:val="CommentText"/>
      </w:pPr>
      <w:r>
        <w:rPr>
          <w:rStyle w:val="CommentReference"/>
        </w:rPr>
        <w:annotationRef/>
      </w:r>
      <w:r w:rsidRPr="00135BD6">
        <w:t>Please check the manuscript for consistency in British versus American spelling and standardise the spelling convention throughout</w:t>
      </w:r>
      <w:r>
        <w:t>.</w:t>
      </w:r>
    </w:p>
  </w:comment>
  <w:comment w:id="15" w:author="Shreyas Shriwastav" w:date="2026-09-30T16:20:00Z" w:initials="SS">
    <w:p w14:paraId="1CCC191B" w14:textId="76825D00" w:rsidR="001A13D2" w:rsidRDefault="001A13D2">
      <w:pPr>
        <w:pStyle w:val="CommentText"/>
      </w:pPr>
      <w:r>
        <w:rPr>
          <w:rStyle w:val="CommentReference"/>
        </w:rPr>
        <w:annotationRef/>
      </w:r>
      <w:r w:rsidRPr="001A13D2">
        <w:t xml:space="preserve">Please consider specifying the time period or basis for ‘until recently,’ or revising this wording to avoid </w:t>
      </w:r>
      <w:r>
        <w:t>ambiguity.</w:t>
      </w:r>
    </w:p>
  </w:comment>
  <w:comment w:id="16" w:author="Shreyas Shriwastav" w:date="2026-09-30T16:31:00Z" w:initials="SS">
    <w:p w14:paraId="345FD315" w14:textId="5BFBE5B9" w:rsidR="0043501A" w:rsidRDefault="0043501A">
      <w:pPr>
        <w:pStyle w:val="CommentText"/>
      </w:pPr>
      <w:r>
        <w:rPr>
          <w:rStyle w:val="CommentReference"/>
        </w:rPr>
        <w:annotationRef/>
      </w:r>
      <w:r w:rsidRPr="0043501A">
        <w:t>Please consider specifying the thickness range or experimental context associated with ‘very thin,’ if supported by the cited reference.</w:t>
      </w:r>
    </w:p>
  </w:comment>
  <w:comment w:id="18" w:author="Shreyas Shriwastav" w:date="2026-09-30T19:18:00Z" w:initials="SS">
    <w:p w14:paraId="6F1D0687" w14:textId="70F0CCD9" w:rsidR="00DC3ADD" w:rsidRDefault="00DC3ADD">
      <w:pPr>
        <w:pStyle w:val="CommentText"/>
      </w:pPr>
      <w:r>
        <w:rPr>
          <w:rStyle w:val="CommentReference"/>
        </w:rPr>
        <w:annotationRef/>
      </w:r>
      <w:r w:rsidRPr="00DC3ADD">
        <w:t>Please clarify what “This” refers to in this sentence</w:t>
      </w:r>
      <w:r>
        <w:t>.</w:t>
      </w:r>
    </w:p>
  </w:comment>
  <w:comment w:id="33" w:author="Shreyas Shriwastav" w:date="2026-09-30T17:33:00Z" w:initials="SS">
    <w:p w14:paraId="5720E0FB" w14:textId="259B4AED" w:rsidR="00FE6492" w:rsidRDefault="00FE6492">
      <w:pPr>
        <w:pStyle w:val="CommentText"/>
      </w:pPr>
      <w:r>
        <w:rPr>
          <w:rStyle w:val="CommentReference"/>
        </w:rPr>
        <w:annotationRef/>
      </w:r>
      <w:r>
        <w:t>Please confirm whether the correction made here implies intended meaning</w:t>
      </w:r>
      <w:r w:rsidR="00F52D86">
        <w:t>.</w:t>
      </w:r>
    </w:p>
  </w:comment>
  <w:comment w:id="40" w:author="Shreyas Shriwastav" w:date="2026-10-03T08:50:00Z" w:initials="SS">
    <w:p w14:paraId="37362C12" w14:textId="72D335CA" w:rsidR="00964B1C" w:rsidRDefault="00964B1C">
      <w:pPr>
        <w:pStyle w:val="CommentText"/>
      </w:pPr>
      <w:r>
        <w:rPr>
          <w:rStyle w:val="CommentReference"/>
        </w:rPr>
        <w:annotationRef/>
      </w:r>
      <w:r w:rsidR="002B1F74">
        <w:t>Please revise the sentence for grammatical structure</w:t>
      </w:r>
      <w:r w:rsidRPr="00964B1C">
        <w:t xml:space="preserve"> and clarify whether the intended term is “aggregates” or “aggregation.</w:t>
      </w:r>
      <w:r>
        <w:t>”</w:t>
      </w:r>
    </w:p>
  </w:comment>
  <w:comment w:id="42" w:author="Shreyas Shriwastav" w:date="2026-09-30T19:30:00Z" w:initials="SS">
    <w:p w14:paraId="4070E990" w14:textId="42CCFE6D" w:rsidR="00A20BF8" w:rsidRDefault="00A20BF8">
      <w:pPr>
        <w:pStyle w:val="CommentText"/>
      </w:pPr>
      <w:r>
        <w:rPr>
          <w:rStyle w:val="CommentReference"/>
        </w:rPr>
        <w:annotationRef/>
      </w:r>
      <w:r w:rsidRPr="00A20BF8">
        <w:t xml:space="preserve">Please clarify what is meant by “high </w:t>
      </w:r>
      <w:proofErr w:type="spellStart"/>
      <w:r w:rsidRPr="00A20BF8">
        <w:t>CdS</w:t>
      </w:r>
      <w:proofErr w:type="spellEnd"/>
      <w:r w:rsidRPr="00A20BF8">
        <w:t xml:space="preserve"> thin films”</w:t>
      </w:r>
      <w:r>
        <w:t xml:space="preserve"> </w:t>
      </w:r>
      <w:r w:rsidRPr="00A20BF8">
        <w:t>and revise the wording to state the intended characteristic explicitly.</w:t>
      </w:r>
    </w:p>
  </w:comment>
  <w:comment w:id="43" w:author="Shreyas Shriwastav" w:date="2026-09-30T19:32:00Z" w:initials="SS">
    <w:p w14:paraId="1137AE1A" w14:textId="46094568" w:rsidR="00A20BF8" w:rsidRDefault="00A20BF8">
      <w:pPr>
        <w:pStyle w:val="CommentText"/>
      </w:pPr>
      <w:r>
        <w:rPr>
          <w:rStyle w:val="CommentReference"/>
        </w:rPr>
        <w:annotationRef/>
      </w:r>
      <w:r w:rsidRPr="00A20BF8">
        <w:t xml:space="preserve">Please clarify what aspect of </w:t>
      </w:r>
      <w:proofErr w:type="spellStart"/>
      <w:r w:rsidRPr="00A20BF8">
        <w:t>CdS</w:t>
      </w:r>
      <w:proofErr w:type="spellEnd"/>
      <w:r w:rsidRPr="00A20BF8">
        <w:t xml:space="preserve"> film formation was inhibited and by which mechanism. The current wording may be interpreted as indicating that thin-film formation itself was prevented.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9A8CC" w15:done="0"/>
  <w15:commentEx w15:paraId="7D6C340F" w15:done="0"/>
  <w15:commentEx w15:paraId="33F7B5A4" w15:done="0"/>
  <w15:commentEx w15:paraId="0E97DF17" w15:done="0"/>
  <w15:commentEx w15:paraId="7FEC9C24" w15:done="0"/>
  <w15:commentEx w15:paraId="002D218C" w15:done="0"/>
  <w15:commentEx w15:paraId="72FD8881" w15:done="0"/>
  <w15:commentEx w15:paraId="1CCC191B" w15:done="0"/>
  <w15:commentEx w15:paraId="345FD315" w15:done="0"/>
  <w15:commentEx w15:paraId="6F1D0687" w15:done="0"/>
  <w15:commentEx w15:paraId="5720E0FB" w15:done="0"/>
  <w15:commentEx w15:paraId="37362C12" w15:done="0"/>
  <w15:commentEx w15:paraId="4070E990" w15:done="0"/>
  <w15:commentEx w15:paraId="1137AE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D78EF3" w16cex:dateUtc="2026-09-30T11:18:00Z"/>
  <w16cex:commentExtensible w16cex:durableId="3EBFA568" w16cex:dateUtc="2026-09-30T13:24:00Z"/>
  <w16cex:commentExtensible w16cex:durableId="6BEEE808" w16cex:dateUtc="2026-09-30T10:35:00Z"/>
  <w16cex:commentExtensible w16cex:durableId="10EE0F6F" w16cex:dateUtc="2026-09-30T15:16:00Z"/>
  <w16cex:commentExtensible w16cex:durableId="0F5632CE" w16cex:dateUtc="2026-09-30T11:20:00Z"/>
  <w16cex:commentExtensible w16cex:durableId="74AB411E" w16cex:dateUtc="2026-09-30T11:37:00Z"/>
  <w16cex:commentExtensible w16cex:durableId="48203DCF" w16cex:dateUtc="2026-09-30T14:29:00Z"/>
  <w16cex:commentExtensible w16cex:durableId="30A86645" w16cex:dateUtc="2026-09-30T10:50:00Z"/>
  <w16cex:commentExtensible w16cex:durableId="187D2CCA" w16cex:dateUtc="2026-09-30T11:01:00Z"/>
  <w16cex:commentExtensible w16cex:durableId="4C58A4FF" w16cex:dateUtc="2026-09-30T13:48:00Z"/>
  <w16cex:commentExtensible w16cex:durableId="7069D1F3" w16cex:dateUtc="2026-09-30T12:03:00Z"/>
  <w16cex:commentExtensible w16cex:durableId="43A7AA17" w16cex:dateUtc="2026-10-03T03:20:00Z"/>
  <w16cex:commentExtensible w16cex:durableId="08C2BAFC" w16cex:dateUtc="2026-09-30T14:00:00Z"/>
  <w16cex:commentExtensible w16cex:durableId="5A15494F" w16cex:dateUtc="2026-09-30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9A8CC" w16cid:durableId="5DD78EF3"/>
  <w16cid:commentId w16cid:paraId="7D6C340F" w16cid:durableId="3EBFA568"/>
  <w16cid:commentId w16cid:paraId="33F7B5A4" w16cid:durableId="6BEEE808"/>
  <w16cid:commentId w16cid:paraId="0E97DF17" w16cid:durableId="10EE0F6F"/>
  <w16cid:commentId w16cid:paraId="7FEC9C24" w16cid:durableId="0F5632CE"/>
  <w16cid:commentId w16cid:paraId="002D218C" w16cid:durableId="74AB411E"/>
  <w16cid:commentId w16cid:paraId="72FD8881" w16cid:durableId="48203DCF"/>
  <w16cid:commentId w16cid:paraId="1CCC191B" w16cid:durableId="30A86645"/>
  <w16cid:commentId w16cid:paraId="345FD315" w16cid:durableId="187D2CCA"/>
  <w16cid:commentId w16cid:paraId="6F1D0687" w16cid:durableId="4C58A4FF"/>
  <w16cid:commentId w16cid:paraId="5720E0FB" w16cid:durableId="7069D1F3"/>
  <w16cid:commentId w16cid:paraId="37362C12" w16cid:durableId="43A7AA17"/>
  <w16cid:commentId w16cid:paraId="4070E990" w16cid:durableId="08C2BAFC"/>
  <w16cid:commentId w16cid:paraId="1137AE1A" w16cid:durableId="5A1549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Carlito">
    <w:altName w:val="Cambria"/>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s Shriwastav">
    <w15:presenceInfo w15:providerId="Windows Live" w15:userId="7e54e8f6bf89d7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33"/>
    <w:rsid w:val="00025E3B"/>
    <w:rsid w:val="00040C6A"/>
    <w:rsid w:val="00135BD6"/>
    <w:rsid w:val="00191345"/>
    <w:rsid w:val="001A13D2"/>
    <w:rsid w:val="001D3483"/>
    <w:rsid w:val="00211C6F"/>
    <w:rsid w:val="002B1F74"/>
    <w:rsid w:val="00420B2C"/>
    <w:rsid w:val="0043501A"/>
    <w:rsid w:val="0044562A"/>
    <w:rsid w:val="0048709C"/>
    <w:rsid w:val="004C54ED"/>
    <w:rsid w:val="00506533"/>
    <w:rsid w:val="006A527D"/>
    <w:rsid w:val="00764254"/>
    <w:rsid w:val="00796A0D"/>
    <w:rsid w:val="00892EAF"/>
    <w:rsid w:val="008B636B"/>
    <w:rsid w:val="008C43E2"/>
    <w:rsid w:val="00901C0E"/>
    <w:rsid w:val="00964B1C"/>
    <w:rsid w:val="009D5DA9"/>
    <w:rsid w:val="00A20BF8"/>
    <w:rsid w:val="00A432DE"/>
    <w:rsid w:val="00A62B82"/>
    <w:rsid w:val="00AA5026"/>
    <w:rsid w:val="00AD48B6"/>
    <w:rsid w:val="00B20E21"/>
    <w:rsid w:val="00B71533"/>
    <w:rsid w:val="00B76315"/>
    <w:rsid w:val="00C36D6E"/>
    <w:rsid w:val="00CB756B"/>
    <w:rsid w:val="00D16502"/>
    <w:rsid w:val="00D316E8"/>
    <w:rsid w:val="00D37166"/>
    <w:rsid w:val="00DC3ADD"/>
    <w:rsid w:val="00DC4E0C"/>
    <w:rsid w:val="00DE3DCD"/>
    <w:rsid w:val="00F52D86"/>
    <w:rsid w:val="00FC36C9"/>
    <w:rsid w:val="00FE64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0D1C"/>
  <w15:chartTrackingRefBased/>
  <w15:docId w15:val="{5CA0C832-7897-4F72-A817-A00D8864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0D"/>
  </w:style>
  <w:style w:type="paragraph" w:styleId="Heading1">
    <w:name w:val="heading 1"/>
    <w:basedOn w:val="Normal"/>
    <w:next w:val="Normal"/>
    <w:link w:val="Heading1Char"/>
    <w:uiPriority w:val="9"/>
    <w:qFormat/>
    <w:rsid w:val="00B71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33"/>
    <w:rPr>
      <w:rFonts w:eastAsiaTheme="majorEastAsia" w:cstheme="majorBidi"/>
      <w:color w:val="272727" w:themeColor="text1" w:themeTint="D8"/>
    </w:rPr>
  </w:style>
  <w:style w:type="paragraph" w:styleId="Title">
    <w:name w:val="Title"/>
    <w:basedOn w:val="Normal"/>
    <w:next w:val="Normal"/>
    <w:link w:val="TitleChar"/>
    <w:uiPriority w:val="10"/>
    <w:qFormat/>
    <w:rsid w:val="00B7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33"/>
    <w:pPr>
      <w:spacing w:before="160"/>
      <w:jc w:val="center"/>
    </w:pPr>
    <w:rPr>
      <w:i/>
      <w:iCs/>
      <w:color w:val="404040" w:themeColor="text1" w:themeTint="BF"/>
    </w:rPr>
  </w:style>
  <w:style w:type="character" w:customStyle="1" w:styleId="QuoteChar">
    <w:name w:val="Quote Char"/>
    <w:basedOn w:val="DefaultParagraphFont"/>
    <w:link w:val="Quote"/>
    <w:uiPriority w:val="29"/>
    <w:rsid w:val="00B71533"/>
    <w:rPr>
      <w:i/>
      <w:iCs/>
      <w:color w:val="404040" w:themeColor="text1" w:themeTint="BF"/>
    </w:rPr>
  </w:style>
  <w:style w:type="paragraph" w:styleId="ListParagraph">
    <w:name w:val="List Paragraph"/>
    <w:basedOn w:val="Normal"/>
    <w:uiPriority w:val="34"/>
    <w:qFormat/>
    <w:rsid w:val="00B71533"/>
    <w:pPr>
      <w:ind w:left="720"/>
      <w:contextualSpacing/>
    </w:pPr>
  </w:style>
  <w:style w:type="character" w:styleId="IntenseEmphasis">
    <w:name w:val="Intense Emphasis"/>
    <w:basedOn w:val="DefaultParagraphFont"/>
    <w:uiPriority w:val="21"/>
    <w:qFormat/>
    <w:rsid w:val="00B71533"/>
    <w:rPr>
      <w:i/>
      <w:iCs/>
      <w:color w:val="2F5496" w:themeColor="accent1" w:themeShade="BF"/>
    </w:rPr>
  </w:style>
  <w:style w:type="paragraph" w:styleId="IntenseQuote">
    <w:name w:val="Intense Quote"/>
    <w:basedOn w:val="Normal"/>
    <w:next w:val="Normal"/>
    <w:link w:val="IntenseQuoteChar"/>
    <w:uiPriority w:val="30"/>
    <w:qFormat/>
    <w:rsid w:val="00B71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533"/>
    <w:rPr>
      <w:i/>
      <w:iCs/>
      <w:color w:val="2F5496" w:themeColor="accent1" w:themeShade="BF"/>
    </w:rPr>
  </w:style>
  <w:style w:type="character" w:styleId="IntenseReference">
    <w:name w:val="Intense Reference"/>
    <w:basedOn w:val="DefaultParagraphFont"/>
    <w:uiPriority w:val="32"/>
    <w:qFormat/>
    <w:rsid w:val="00B71533"/>
    <w:rPr>
      <w:b/>
      <w:bCs/>
      <w:smallCaps/>
      <w:color w:val="2F5496" w:themeColor="accent1" w:themeShade="BF"/>
      <w:spacing w:val="5"/>
    </w:rPr>
  </w:style>
  <w:style w:type="character" w:styleId="Hyperlink">
    <w:name w:val="Hyperlink"/>
    <w:basedOn w:val="DefaultParagraphFont"/>
    <w:uiPriority w:val="99"/>
    <w:unhideWhenUsed/>
    <w:rsid w:val="00796A0D"/>
    <w:rPr>
      <w:color w:val="0563C1" w:themeColor="hyperlink"/>
      <w:u w:val="single"/>
    </w:rPr>
  </w:style>
  <w:style w:type="paragraph" w:styleId="Revision">
    <w:name w:val="Revision"/>
    <w:hidden/>
    <w:uiPriority w:val="99"/>
    <w:semiHidden/>
    <w:rsid w:val="00191345"/>
    <w:pPr>
      <w:spacing w:after="0" w:line="240" w:lineRule="auto"/>
    </w:pPr>
  </w:style>
  <w:style w:type="character" w:styleId="CommentReference">
    <w:name w:val="annotation reference"/>
    <w:basedOn w:val="DefaultParagraphFont"/>
    <w:uiPriority w:val="99"/>
    <w:semiHidden/>
    <w:unhideWhenUsed/>
    <w:rsid w:val="00D37166"/>
    <w:rPr>
      <w:sz w:val="16"/>
      <w:szCs w:val="16"/>
    </w:rPr>
  </w:style>
  <w:style w:type="paragraph" w:styleId="CommentText">
    <w:name w:val="annotation text"/>
    <w:basedOn w:val="Normal"/>
    <w:link w:val="CommentTextChar"/>
    <w:uiPriority w:val="99"/>
    <w:semiHidden/>
    <w:unhideWhenUsed/>
    <w:rsid w:val="00D37166"/>
    <w:pPr>
      <w:spacing w:line="240" w:lineRule="auto"/>
    </w:pPr>
    <w:rPr>
      <w:sz w:val="20"/>
      <w:szCs w:val="20"/>
    </w:rPr>
  </w:style>
  <w:style w:type="character" w:customStyle="1" w:styleId="CommentTextChar">
    <w:name w:val="Comment Text Char"/>
    <w:basedOn w:val="DefaultParagraphFont"/>
    <w:link w:val="CommentText"/>
    <w:uiPriority w:val="99"/>
    <w:semiHidden/>
    <w:rsid w:val="00D37166"/>
    <w:rPr>
      <w:sz w:val="20"/>
      <w:szCs w:val="20"/>
    </w:rPr>
  </w:style>
  <w:style w:type="paragraph" w:styleId="CommentSubject">
    <w:name w:val="annotation subject"/>
    <w:basedOn w:val="CommentText"/>
    <w:next w:val="CommentText"/>
    <w:link w:val="CommentSubjectChar"/>
    <w:uiPriority w:val="99"/>
    <w:semiHidden/>
    <w:unhideWhenUsed/>
    <w:rsid w:val="00D37166"/>
    <w:rPr>
      <w:b/>
      <w:bCs/>
    </w:rPr>
  </w:style>
  <w:style w:type="character" w:customStyle="1" w:styleId="CommentSubjectChar">
    <w:name w:val="Comment Subject Char"/>
    <w:basedOn w:val="CommentTextChar"/>
    <w:link w:val="CommentSubject"/>
    <w:uiPriority w:val="99"/>
    <w:semiHidden/>
    <w:rsid w:val="00D371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2</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Shriwastav</dc:creator>
  <cp:keywords/>
  <dc:description/>
  <cp:lastModifiedBy>Shreyas Shriwastav</cp:lastModifiedBy>
  <cp:revision>9</cp:revision>
  <dcterms:created xsi:type="dcterms:W3CDTF">2026-09-30T07:16:00Z</dcterms:created>
  <dcterms:modified xsi:type="dcterms:W3CDTF">2026-10-03T04:06:00Z</dcterms:modified>
</cp:coreProperties>
</file>